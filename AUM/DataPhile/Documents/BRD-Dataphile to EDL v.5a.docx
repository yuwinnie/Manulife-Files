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369DBA" w14:textId="755E4D52" w:rsidR="008C516C" w:rsidRPr="00513B2F" w:rsidRDefault="00BF15C9" w:rsidP="008C516C">
      <w:pPr>
        <w:jc w:val="center"/>
        <w:rPr>
          <w:rFonts w:asciiTheme="minorHAnsi" w:hAnsiTheme="minorHAnsi" w:cs="Arial"/>
          <w:b/>
          <w:color w:val="000000"/>
          <w:sz w:val="72"/>
          <w:szCs w:val="72"/>
        </w:rPr>
      </w:pPr>
      <w:r w:rsidRPr="00513B2F">
        <w:rPr>
          <w:rFonts w:asciiTheme="minorHAnsi" w:hAnsiTheme="minorHAnsi" w:cs="Arial"/>
          <w:b/>
          <w:color w:val="000000"/>
          <w:sz w:val="72"/>
          <w:szCs w:val="72"/>
        </w:rPr>
        <w:tab/>
      </w:r>
    </w:p>
    <w:p w14:paraId="08D9F75B" w14:textId="1056596B" w:rsidR="00501C6A" w:rsidRPr="00CA4D96" w:rsidRDefault="00501C6A" w:rsidP="00501C6A">
      <w:pPr>
        <w:jc w:val="center"/>
        <w:rPr>
          <w:rFonts w:ascii="Arial" w:hAnsi="Arial" w:cs="Arial"/>
          <w:b/>
          <w:color w:val="000000"/>
          <w:sz w:val="52"/>
          <w:szCs w:val="52"/>
        </w:rPr>
      </w:pPr>
      <w:r w:rsidRPr="00CA4D96">
        <w:rPr>
          <w:rFonts w:ascii="Arial" w:hAnsi="Arial" w:cs="Arial"/>
          <w:b/>
          <w:color w:val="000000"/>
          <w:sz w:val="52"/>
          <w:szCs w:val="52"/>
        </w:rPr>
        <w:t xml:space="preserve">Investment </w:t>
      </w:r>
      <w:r w:rsidR="00F46A11" w:rsidRPr="00CA4D96">
        <w:rPr>
          <w:rFonts w:ascii="Arial" w:hAnsi="Arial" w:cs="Arial"/>
          <w:b/>
          <w:color w:val="000000"/>
          <w:sz w:val="52"/>
          <w:szCs w:val="52"/>
        </w:rPr>
        <w:t>Division</w:t>
      </w:r>
      <w:r w:rsidRPr="00CA4D96">
        <w:rPr>
          <w:rFonts w:ascii="Arial" w:hAnsi="Arial" w:cs="Arial"/>
          <w:b/>
          <w:color w:val="000000"/>
          <w:sz w:val="52"/>
          <w:szCs w:val="52"/>
        </w:rPr>
        <w:t xml:space="preserve"> Data Lake</w:t>
      </w:r>
    </w:p>
    <w:p w14:paraId="5A369DBC" w14:textId="077D9299" w:rsidR="008C516C" w:rsidRPr="00513B2F" w:rsidRDefault="008C516C" w:rsidP="007028CA">
      <w:pPr>
        <w:jc w:val="center"/>
        <w:rPr>
          <w:rFonts w:asciiTheme="minorHAnsi" w:hAnsiTheme="minorHAnsi" w:cs="Arial"/>
          <w:color w:val="000000" w:themeColor="text1"/>
          <w:sz w:val="48"/>
          <w:szCs w:val="48"/>
        </w:rPr>
      </w:pPr>
      <w:r w:rsidRPr="00513B2F">
        <w:rPr>
          <w:rFonts w:asciiTheme="minorHAnsi" w:hAnsiTheme="minorHAnsi" w:cs="Arial"/>
          <w:noProof/>
          <w:color w:val="000000"/>
          <w:sz w:val="48"/>
          <w:szCs w:val="48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A36A091" wp14:editId="5A36A092">
                <wp:simplePos x="0" y="0"/>
                <wp:positionH relativeFrom="column">
                  <wp:posOffset>-800100</wp:posOffset>
                </wp:positionH>
                <wp:positionV relativeFrom="paragraph">
                  <wp:posOffset>1276985</wp:posOffset>
                </wp:positionV>
                <wp:extent cx="7776210" cy="3196590"/>
                <wp:effectExtent l="0" t="0" r="0" b="3810"/>
                <wp:wrapTopAndBottom/>
                <wp:docPr id="319" name="Group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76210" cy="3196590"/>
                          <a:chOff x="0" y="0"/>
                          <a:chExt cx="7776376" cy="3196424"/>
                        </a:xfrm>
                      </wpg:grpSpPr>
                      <pic:pic xmlns:pic="http://schemas.openxmlformats.org/drawingml/2006/picture">
                        <pic:nvPicPr>
                          <pic:cNvPr id="320" name="winter-process.jpg" descr="winter-process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492980"/>
                            <a:ext cx="7776376" cy="27034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1" name="Picture_25" descr="Picture_2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244132" y="2027582"/>
                            <a:ext cx="4460682" cy="7394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2" name="Picture_24" descr="Picture_2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214685" y="2266121"/>
                            <a:ext cx="3037398" cy="7394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3" name="Picture_22" descr="Picture_2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572000" y="0"/>
                            <a:ext cx="2830664" cy="10495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4" name="Picture_23" descr="Picture_2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834887" y="349857"/>
                            <a:ext cx="3037398" cy="1065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221CD6E5">
              <v:group id="Group 319" style="position:absolute;margin-left:-63pt;margin-top:100.55pt;width:612.3pt;height:251.7pt;z-index:251658240" coordsize="77763,31964" o:spid="_x0000_s1026" w14:anchorId="5242772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winter-process.jpg" style="position:absolute;top:4929;width:77763;height:27035;visibility:visible;mso-wrap-style:square" alt="winter-process.jpg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">
                  <v:imagedata o:title="winter-process" r:id="rId16"/>
                </v:shape>
                <v:shape id="Picture_25" style="position:absolute;left:32441;top:20275;width:44607;height:7395;visibility:visible;mso-wrap-style:square" alt="Picture_25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">
                  <v:imagedata o:title="Picture_25" r:id="rId17"/>
                </v:shape>
                <v:shape id="Picture_24" style="position:absolute;left:2146;top:22661;width:30374;height:7394;visibility:visible;mso-wrap-style:square" alt="Picture_24" o:spid="_x0000_s1029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">
                  <v:imagedata o:title="Picture_24" r:id="rId18"/>
                </v:shape>
                <v:shape id="Picture_22" style="position:absolute;left:45720;width:28306;height:10495;visibility:visible;mso-wrap-style:square" alt="Picture_22" o:spid="_x0000_s1030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">
                  <v:imagedata o:title="Picture_22" r:id="rId19"/>
                </v:shape>
                <v:shape id="Picture_23" style="position:absolute;left:8348;top:3498;width:30374;height:10655;visibility:visible;mso-wrap-style:square" alt="Picture_23" o:spid="_x0000_s1031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">
                  <v:imagedata o:title="Picture_23" r:id="rId20"/>
                </v:shape>
                <w10:wrap type="topAndBottom"/>
              </v:group>
            </w:pict>
          </mc:Fallback>
        </mc:AlternateContent>
      </w:r>
      <w:r w:rsidR="0040217A" w:rsidRPr="00513B2F">
        <w:rPr>
          <w:rFonts w:asciiTheme="minorHAnsi" w:hAnsiTheme="minorHAnsi" w:cs="Arial"/>
          <w:color w:val="000000"/>
          <w:sz w:val="48"/>
          <w:szCs w:val="48"/>
        </w:rPr>
        <w:t>Business Requirements Document</w:t>
      </w:r>
    </w:p>
    <w:p w14:paraId="2397895E" w14:textId="06A3274E" w:rsidR="0040217A" w:rsidRPr="00513B2F" w:rsidRDefault="00B10B81" w:rsidP="007028CA">
      <w:pPr>
        <w:jc w:val="center"/>
        <w:rPr>
          <w:rFonts w:asciiTheme="minorHAnsi" w:hAnsiTheme="minorHAnsi" w:cs="Arial"/>
          <w:color w:val="000000"/>
          <w:sz w:val="48"/>
          <w:szCs w:val="48"/>
        </w:rPr>
      </w:pPr>
      <w:r>
        <w:rPr>
          <w:rFonts w:asciiTheme="minorHAnsi" w:hAnsiTheme="minorHAnsi" w:cs="Arial"/>
          <w:color w:val="000000"/>
          <w:sz w:val="48"/>
          <w:szCs w:val="48"/>
        </w:rPr>
        <w:t>DataPhile</w:t>
      </w:r>
      <w:r w:rsidR="0030511F">
        <w:rPr>
          <w:rFonts w:asciiTheme="minorHAnsi" w:hAnsiTheme="minorHAnsi" w:cs="Arial"/>
          <w:color w:val="000000"/>
          <w:sz w:val="48"/>
          <w:szCs w:val="48"/>
        </w:rPr>
        <w:t xml:space="preserve"> </w:t>
      </w:r>
      <w:r w:rsidR="00067367" w:rsidRPr="00513B2F">
        <w:rPr>
          <w:rFonts w:asciiTheme="minorHAnsi" w:hAnsiTheme="minorHAnsi" w:cs="Arial"/>
          <w:color w:val="000000"/>
          <w:sz w:val="48"/>
          <w:szCs w:val="48"/>
        </w:rPr>
        <w:t xml:space="preserve">to </w:t>
      </w:r>
      <w:r w:rsidR="00CE590B">
        <w:rPr>
          <w:rFonts w:asciiTheme="minorHAnsi" w:hAnsiTheme="minorHAnsi" w:cs="Arial"/>
          <w:color w:val="000000"/>
          <w:sz w:val="48"/>
          <w:szCs w:val="48"/>
        </w:rPr>
        <w:t>IDDL</w:t>
      </w:r>
      <w:r w:rsidR="00276658">
        <w:rPr>
          <w:rFonts w:asciiTheme="minorHAnsi" w:hAnsiTheme="minorHAnsi" w:cs="Arial"/>
          <w:color w:val="000000"/>
          <w:sz w:val="48"/>
          <w:szCs w:val="48"/>
        </w:rPr>
        <w:t xml:space="preserve"> </w:t>
      </w:r>
      <w:r w:rsidR="0040217A" w:rsidRPr="00513B2F">
        <w:rPr>
          <w:rFonts w:asciiTheme="minorHAnsi" w:hAnsiTheme="minorHAnsi" w:cs="Arial"/>
          <w:color w:val="000000"/>
          <w:sz w:val="48"/>
          <w:szCs w:val="48"/>
        </w:rPr>
        <w:t>Data Feed</w:t>
      </w:r>
    </w:p>
    <w:p w14:paraId="5103799F" w14:textId="47A5CE34" w:rsidR="00050656" w:rsidRPr="00513B2F" w:rsidRDefault="008F225B" w:rsidP="007028CA">
      <w:pPr>
        <w:jc w:val="center"/>
        <w:rPr>
          <w:rFonts w:asciiTheme="minorHAnsi" w:hAnsiTheme="minorHAnsi" w:cs="Arial"/>
          <w:color w:val="000000" w:themeColor="text1"/>
          <w:sz w:val="48"/>
          <w:szCs w:val="48"/>
        </w:rPr>
      </w:pPr>
      <w:r w:rsidRPr="00513B2F">
        <w:rPr>
          <w:rFonts w:asciiTheme="minorHAnsi" w:hAnsiTheme="minorHAnsi" w:cs="Arial"/>
          <w:color w:val="000000"/>
          <w:sz w:val="48"/>
          <w:szCs w:val="48"/>
        </w:rPr>
        <w:t>Data Ingestion</w:t>
      </w:r>
      <w:r w:rsidR="0077271E" w:rsidRPr="00513B2F">
        <w:rPr>
          <w:rFonts w:asciiTheme="minorHAnsi" w:hAnsiTheme="minorHAnsi" w:cs="Arial"/>
          <w:color w:val="000000"/>
          <w:sz w:val="48"/>
          <w:szCs w:val="48"/>
        </w:rPr>
        <w:t xml:space="preserve"> </w:t>
      </w:r>
      <w:r w:rsidR="00D85DBC" w:rsidRPr="00513B2F">
        <w:rPr>
          <w:rFonts w:asciiTheme="minorHAnsi" w:hAnsiTheme="minorHAnsi" w:cs="Arial"/>
          <w:color w:val="000000"/>
          <w:sz w:val="48"/>
          <w:szCs w:val="48"/>
        </w:rPr>
        <w:t>v</w:t>
      </w:r>
      <w:r w:rsidR="008A5CA2">
        <w:rPr>
          <w:rFonts w:asciiTheme="minorHAnsi" w:hAnsiTheme="minorHAnsi" w:cs="Arial"/>
          <w:color w:val="000000"/>
          <w:sz w:val="48"/>
          <w:szCs w:val="48"/>
        </w:rPr>
        <w:t>.</w:t>
      </w:r>
      <w:del w:id="0" w:author="John Steggerda" w:date="2020-04-16T11:05:00Z">
        <w:r w:rsidR="0066213B" w:rsidDel="00E2204E">
          <w:rPr>
            <w:rFonts w:asciiTheme="minorHAnsi" w:hAnsiTheme="minorHAnsi" w:cs="Arial"/>
            <w:color w:val="000000"/>
            <w:sz w:val="48"/>
            <w:szCs w:val="48"/>
          </w:rPr>
          <w:delText>0</w:delText>
        </w:r>
        <w:r w:rsidR="004B4DC0" w:rsidDel="00E2204E">
          <w:rPr>
            <w:rFonts w:asciiTheme="minorHAnsi" w:hAnsiTheme="minorHAnsi" w:cs="Arial"/>
            <w:color w:val="000000"/>
            <w:sz w:val="48"/>
            <w:szCs w:val="48"/>
          </w:rPr>
          <w:delText>6</w:delText>
        </w:r>
      </w:del>
      <w:ins w:id="1" w:author="John Steggerda" w:date="2020-04-16T11:05:00Z">
        <w:r w:rsidR="00E2204E">
          <w:rPr>
            <w:rFonts w:asciiTheme="minorHAnsi" w:hAnsiTheme="minorHAnsi" w:cs="Arial"/>
            <w:color w:val="000000"/>
            <w:sz w:val="48"/>
            <w:szCs w:val="48"/>
          </w:rPr>
          <w:t>0</w:t>
        </w:r>
      </w:ins>
      <w:ins w:id="2" w:author="John Steggerda" w:date="2020-04-22T22:17:00Z">
        <w:r w:rsidR="00AB7BDB">
          <w:rPr>
            <w:rFonts w:asciiTheme="minorHAnsi" w:hAnsiTheme="minorHAnsi" w:cs="Arial"/>
            <w:color w:val="000000"/>
            <w:sz w:val="48"/>
            <w:szCs w:val="48"/>
          </w:rPr>
          <w:t>4</w:t>
        </w:r>
      </w:ins>
      <w:ins w:id="3" w:author="John Steggerda" w:date="2020-04-23T19:56:00Z">
        <w:r w:rsidR="00213AC1">
          <w:rPr>
            <w:rFonts w:asciiTheme="minorHAnsi" w:hAnsiTheme="minorHAnsi" w:cs="Arial"/>
            <w:color w:val="000000"/>
            <w:sz w:val="48"/>
            <w:szCs w:val="48"/>
          </w:rPr>
          <w:t>a</w:t>
        </w:r>
      </w:ins>
    </w:p>
    <w:p w14:paraId="5A369DBD" w14:textId="5B817342" w:rsidR="009119E2" w:rsidRPr="00513B2F" w:rsidRDefault="009119E2">
      <w:pPr>
        <w:widowControl/>
        <w:spacing w:after="200" w:line="276" w:lineRule="auto"/>
        <w:rPr>
          <w:rFonts w:asciiTheme="minorHAnsi" w:hAnsiTheme="minorHAnsi" w:cs="Arial"/>
          <w:b/>
          <w:color w:val="000000"/>
          <w:sz w:val="48"/>
          <w:szCs w:val="48"/>
        </w:rPr>
      </w:pPr>
      <w:r w:rsidRPr="00513B2F">
        <w:rPr>
          <w:rFonts w:asciiTheme="minorHAnsi" w:hAnsiTheme="minorHAnsi" w:cs="Arial"/>
          <w:b/>
          <w:noProof/>
          <w:color w:val="000000"/>
          <w:sz w:val="32"/>
        </w:rPr>
        <w:drawing>
          <wp:anchor distT="0" distB="0" distL="114300" distR="114300" simplePos="0" relativeHeight="251658241" behindDoc="0" locked="0" layoutInCell="1" allowOverlap="1" wp14:anchorId="5A36A093" wp14:editId="102F7FA6">
            <wp:simplePos x="0" y="0"/>
            <wp:positionH relativeFrom="page">
              <wp:posOffset>4533900</wp:posOffset>
            </wp:positionH>
            <wp:positionV relativeFrom="page">
              <wp:posOffset>8145145</wp:posOffset>
            </wp:positionV>
            <wp:extent cx="2627630" cy="931545"/>
            <wp:effectExtent l="0" t="0" r="1270" b="1905"/>
            <wp:wrapNone/>
            <wp:docPr id="1" name="Picture 1" descr="Picture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icture_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630" cy="931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13B2F">
        <w:rPr>
          <w:rFonts w:asciiTheme="minorHAnsi" w:hAnsiTheme="minorHAnsi" w:cs="Arial"/>
          <w:b/>
          <w:color w:val="000000"/>
          <w:sz w:val="48"/>
          <w:szCs w:val="48"/>
        </w:rPr>
        <w:br w:type="page"/>
      </w:r>
    </w:p>
    <w:p w14:paraId="5A369DF6" w14:textId="4D7790C0" w:rsidR="008C516C" w:rsidRPr="00971362" w:rsidRDefault="00842452" w:rsidP="00842452">
      <w:pPr>
        <w:pStyle w:val="Heading1"/>
        <w:rPr>
          <w:rFonts w:asciiTheme="minorHAnsi" w:hAnsiTheme="minorHAnsi"/>
          <w:i/>
        </w:rPr>
      </w:pPr>
      <w:bookmarkStart w:id="4" w:name="_Toc474486512"/>
      <w:bookmarkStart w:id="5" w:name="_Toc27638893"/>
      <w:r w:rsidRPr="00971362">
        <w:rPr>
          <w:i/>
        </w:rPr>
        <w:t>Document Revisions</w:t>
      </w:r>
      <w:bookmarkEnd w:id="4"/>
      <w:bookmarkEnd w:id="5"/>
    </w:p>
    <w:tbl>
      <w:tblPr>
        <w:tblpPr w:leftFromText="180" w:rightFromText="180" w:bottomFromText="200" w:vertAnchor="page" w:horzAnchor="margin" w:tblpY="3054"/>
        <w:tblW w:w="5000" w:type="pct"/>
        <w:tblBorders>
          <w:insideH w:val="single" w:sz="4" w:space="0" w:color="000000"/>
          <w:insideV w:val="single" w:sz="4" w:space="0" w:color="000000"/>
        </w:tblBorders>
        <w:shd w:val="clear" w:color="auto" w:fill="F2F2F2"/>
        <w:tblLook w:val="00A0" w:firstRow="1" w:lastRow="0" w:firstColumn="1" w:lastColumn="0" w:noHBand="0" w:noVBand="0"/>
      </w:tblPr>
      <w:tblGrid>
        <w:gridCol w:w="1636"/>
        <w:gridCol w:w="1522"/>
        <w:gridCol w:w="6202"/>
      </w:tblGrid>
      <w:tr w:rsidR="009119E2" w:rsidRPr="00971362" w14:paraId="6C91254D" w14:textId="77777777" w:rsidTr="4B5FC726">
        <w:tc>
          <w:tcPr>
            <w:tcW w:w="874" w:type="pct"/>
            <w:tcBorders>
              <w:top w:val="nil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57F9E632" w14:textId="77777777" w:rsidR="009119E2" w:rsidRPr="00971362" w:rsidRDefault="4B5FC726" w:rsidP="009119E2">
            <w:pPr>
              <w:pStyle w:val="ChartHeaderInformation"/>
              <w:framePr w:hSpace="0" w:wrap="auto" w:vAnchor="margin" w:hAnchor="text" w:yAlign="inline"/>
              <w:spacing w:line="276" w:lineRule="auto"/>
              <w:rPr>
                <w:rFonts w:asciiTheme="minorHAnsi" w:hAnsiTheme="minorHAnsi" w:cs="Arial"/>
                <w:i/>
              </w:rPr>
            </w:pPr>
            <w:r w:rsidRPr="00971362">
              <w:rPr>
                <w:rFonts w:asciiTheme="minorHAnsi" w:hAnsiTheme="minorHAnsi" w:cs="Arial"/>
                <w:i/>
              </w:rPr>
              <w:t>Date</w:t>
            </w:r>
          </w:p>
        </w:tc>
        <w:tc>
          <w:tcPr>
            <w:tcW w:w="813" w:type="pct"/>
            <w:tcBorders>
              <w:top w:val="nil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2900E9AD" w14:textId="77777777" w:rsidR="009119E2" w:rsidRPr="00971362" w:rsidRDefault="4B5FC726" w:rsidP="009119E2">
            <w:pPr>
              <w:pStyle w:val="ChartHeaderInformation"/>
              <w:framePr w:hSpace="0" w:wrap="auto" w:vAnchor="margin" w:hAnchor="text" w:yAlign="inline"/>
              <w:spacing w:line="276" w:lineRule="auto"/>
              <w:rPr>
                <w:rFonts w:asciiTheme="minorHAnsi" w:hAnsiTheme="minorHAnsi" w:cs="Arial"/>
                <w:i/>
              </w:rPr>
            </w:pPr>
            <w:r w:rsidRPr="00971362">
              <w:rPr>
                <w:rFonts w:asciiTheme="minorHAnsi" w:hAnsiTheme="minorHAnsi" w:cs="Arial"/>
                <w:i/>
              </w:rPr>
              <w:t>Version Number</w:t>
            </w:r>
          </w:p>
        </w:tc>
        <w:tc>
          <w:tcPr>
            <w:tcW w:w="3313" w:type="pct"/>
            <w:tcBorders>
              <w:top w:val="nil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23115FB3" w14:textId="77777777" w:rsidR="009119E2" w:rsidRPr="00971362" w:rsidRDefault="4B5FC726" w:rsidP="009119E2">
            <w:pPr>
              <w:pStyle w:val="ChartHeaderInformation"/>
              <w:framePr w:hSpace="0" w:wrap="auto" w:vAnchor="margin" w:hAnchor="text" w:yAlign="inline"/>
              <w:spacing w:line="276" w:lineRule="auto"/>
              <w:rPr>
                <w:rFonts w:asciiTheme="minorHAnsi" w:hAnsiTheme="minorHAnsi" w:cs="Arial"/>
                <w:i/>
              </w:rPr>
            </w:pPr>
            <w:r w:rsidRPr="00971362">
              <w:rPr>
                <w:rFonts w:asciiTheme="minorHAnsi" w:hAnsiTheme="minorHAnsi" w:cs="Arial"/>
                <w:i/>
              </w:rPr>
              <w:t>Document Changes</w:t>
            </w:r>
          </w:p>
        </w:tc>
      </w:tr>
      <w:tr w:rsidR="009119E2" w:rsidRPr="00971362" w14:paraId="2F8E7FCE" w14:textId="77777777" w:rsidTr="4B5FC726">
        <w:tc>
          <w:tcPr>
            <w:tcW w:w="874" w:type="pct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1750DB8F" w14:textId="08E30913" w:rsidR="009119E2" w:rsidRPr="00971362" w:rsidRDefault="004029A5" w:rsidP="009119E2">
            <w:pPr>
              <w:pStyle w:val="ChartBodyCopy"/>
              <w:rPr>
                <w:rFonts w:asciiTheme="minorHAnsi" w:hAnsiTheme="minorHAnsi" w:cs="Arial"/>
                <w:i/>
              </w:rPr>
            </w:pPr>
            <w:r>
              <w:rPr>
                <w:rFonts w:asciiTheme="minorHAnsi" w:hAnsiTheme="minorHAnsi" w:cs="Arial"/>
                <w:i/>
              </w:rPr>
              <w:t>11</w:t>
            </w:r>
            <w:r w:rsidR="008F273E">
              <w:rPr>
                <w:rFonts w:asciiTheme="minorHAnsi" w:hAnsiTheme="minorHAnsi" w:cs="Arial"/>
                <w:i/>
              </w:rPr>
              <w:t>/</w:t>
            </w:r>
            <w:r>
              <w:rPr>
                <w:rFonts w:asciiTheme="minorHAnsi" w:hAnsiTheme="minorHAnsi" w:cs="Arial"/>
                <w:i/>
              </w:rPr>
              <w:t>1</w:t>
            </w:r>
            <w:r w:rsidR="00BB2168">
              <w:rPr>
                <w:rFonts w:asciiTheme="minorHAnsi" w:hAnsiTheme="minorHAnsi" w:cs="Arial"/>
                <w:i/>
              </w:rPr>
              <w:t>5</w:t>
            </w:r>
            <w:r w:rsidR="001E3DA9" w:rsidRPr="00971362">
              <w:rPr>
                <w:rFonts w:asciiTheme="minorHAnsi" w:hAnsiTheme="minorHAnsi" w:cs="Arial"/>
                <w:i/>
              </w:rPr>
              <w:t>/20</w:t>
            </w:r>
            <w:r w:rsidR="004B6840" w:rsidRPr="00971362">
              <w:rPr>
                <w:rFonts w:asciiTheme="minorHAnsi" w:hAnsiTheme="minorHAnsi" w:cs="Arial"/>
                <w:i/>
              </w:rPr>
              <w:t>1</w:t>
            </w:r>
            <w:r w:rsidR="0044070E">
              <w:rPr>
                <w:rFonts w:asciiTheme="minorHAnsi" w:hAnsiTheme="minorHAnsi" w:cs="Arial"/>
                <w:i/>
              </w:rPr>
              <w:t>9</w:t>
            </w:r>
          </w:p>
        </w:tc>
        <w:tc>
          <w:tcPr>
            <w:tcW w:w="81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1403B5AC" w14:textId="77777777" w:rsidR="009119E2" w:rsidRPr="00971362" w:rsidRDefault="4B5FC726" w:rsidP="009119E2">
            <w:pPr>
              <w:pStyle w:val="ChartBodyCopy"/>
              <w:rPr>
                <w:rFonts w:asciiTheme="minorHAnsi" w:hAnsiTheme="minorHAnsi" w:cs="Arial"/>
                <w:i/>
              </w:rPr>
            </w:pPr>
            <w:r w:rsidRPr="00971362">
              <w:rPr>
                <w:rFonts w:asciiTheme="minorHAnsi" w:hAnsiTheme="minorHAnsi" w:cs="Arial"/>
                <w:i/>
              </w:rPr>
              <w:t>0.1</w:t>
            </w:r>
          </w:p>
        </w:tc>
        <w:tc>
          <w:tcPr>
            <w:tcW w:w="331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F2F2F2" w:themeFill="background1" w:themeFillShade="F2"/>
            <w:hideMark/>
          </w:tcPr>
          <w:p w14:paraId="6D5D4E37" w14:textId="705BE80F" w:rsidR="009119E2" w:rsidRPr="00971362" w:rsidRDefault="4B5FC726" w:rsidP="009119E2">
            <w:pPr>
              <w:pStyle w:val="ChartBodyCopy"/>
              <w:rPr>
                <w:rFonts w:asciiTheme="minorHAnsi" w:hAnsiTheme="minorHAnsi" w:cs="Arial"/>
                <w:i/>
              </w:rPr>
            </w:pPr>
            <w:r w:rsidRPr="00971362">
              <w:rPr>
                <w:rFonts w:asciiTheme="minorHAnsi" w:hAnsiTheme="minorHAnsi" w:cs="Arial"/>
                <w:i/>
              </w:rPr>
              <w:t>Initial Draft</w:t>
            </w:r>
            <w:r w:rsidR="00897E98" w:rsidRPr="00971362">
              <w:rPr>
                <w:rFonts w:asciiTheme="minorHAnsi" w:hAnsiTheme="minorHAnsi" w:cs="Arial"/>
                <w:i/>
              </w:rPr>
              <w:t xml:space="preserve"> </w:t>
            </w:r>
          </w:p>
        </w:tc>
      </w:tr>
      <w:tr w:rsidR="009119E2" w:rsidRPr="00971362" w14:paraId="4F21ADE7" w14:textId="77777777" w:rsidTr="4B5FC726">
        <w:tc>
          <w:tcPr>
            <w:tcW w:w="874" w:type="pct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</w:tcPr>
          <w:p w14:paraId="08C9C400" w14:textId="6FD5CE98" w:rsidR="009119E2" w:rsidRPr="00971362" w:rsidRDefault="009B6206" w:rsidP="009119E2">
            <w:pPr>
              <w:pStyle w:val="ChartBodyCopy"/>
              <w:rPr>
                <w:rFonts w:asciiTheme="minorHAnsi" w:hAnsiTheme="minorHAnsi" w:cs="Arial"/>
                <w:i/>
              </w:rPr>
            </w:pPr>
            <w:r>
              <w:rPr>
                <w:rFonts w:asciiTheme="minorHAnsi" w:hAnsiTheme="minorHAnsi" w:cs="Arial"/>
                <w:i/>
              </w:rPr>
              <w:t>11/18</w:t>
            </w:r>
            <w:r w:rsidRPr="00971362">
              <w:rPr>
                <w:rFonts w:asciiTheme="minorHAnsi" w:hAnsiTheme="minorHAnsi" w:cs="Arial"/>
                <w:i/>
              </w:rPr>
              <w:t>/201</w:t>
            </w:r>
            <w:r>
              <w:rPr>
                <w:rFonts w:asciiTheme="minorHAnsi" w:hAnsiTheme="minorHAnsi" w:cs="Arial"/>
                <w:i/>
              </w:rPr>
              <w:t>9</w:t>
            </w:r>
          </w:p>
        </w:tc>
        <w:tc>
          <w:tcPr>
            <w:tcW w:w="81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</w:tcPr>
          <w:p w14:paraId="3F70F663" w14:textId="461759F3" w:rsidR="009119E2" w:rsidRPr="00971362" w:rsidRDefault="009B6206" w:rsidP="009119E2">
            <w:pPr>
              <w:pStyle w:val="ChartBodyCopy"/>
              <w:rPr>
                <w:rFonts w:asciiTheme="minorHAnsi" w:hAnsiTheme="minorHAnsi" w:cs="Arial"/>
                <w:i/>
              </w:rPr>
            </w:pPr>
            <w:r>
              <w:rPr>
                <w:rFonts w:asciiTheme="minorHAnsi" w:hAnsiTheme="minorHAnsi" w:cs="Arial"/>
                <w:i/>
              </w:rPr>
              <w:t>0.2</w:t>
            </w:r>
          </w:p>
        </w:tc>
        <w:tc>
          <w:tcPr>
            <w:tcW w:w="331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F2F2F2" w:themeFill="background1" w:themeFillShade="F2"/>
          </w:tcPr>
          <w:p w14:paraId="6BA90B41" w14:textId="72646543" w:rsidR="009119E2" w:rsidRPr="00971362" w:rsidRDefault="009B6206" w:rsidP="009119E2">
            <w:pPr>
              <w:pStyle w:val="ChartBodyCopy"/>
              <w:rPr>
                <w:rFonts w:asciiTheme="minorHAnsi" w:hAnsiTheme="minorHAnsi" w:cs="Arial"/>
                <w:i/>
              </w:rPr>
            </w:pPr>
            <w:r>
              <w:rPr>
                <w:rFonts w:asciiTheme="minorHAnsi" w:hAnsiTheme="minorHAnsi" w:cs="Arial"/>
                <w:i/>
              </w:rPr>
              <w:t xml:space="preserve">Workshop </w:t>
            </w:r>
          </w:p>
        </w:tc>
      </w:tr>
      <w:tr w:rsidR="00DA7BCE" w:rsidRPr="00971362" w14:paraId="417021E6" w14:textId="77777777" w:rsidTr="4B5FC726">
        <w:tc>
          <w:tcPr>
            <w:tcW w:w="874" w:type="pct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</w:tcPr>
          <w:p w14:paraId="5A196955" w14:textId="77EC1AC5" w:rsidR="00DA7BCE" w:rsidRPr="00971362" w:rsidRDefault="000A5D86" w:rsidP="00DA7BCE">
            <w:pPr>
              <w:pStyle w:val="ChartBodyCopy"/>
              <w:rPr>
                <w:rFonts w:asciiTheme="minorHAnsi" w:hAnsiTheme="minorHAnsi" w:cs="Arial"/>
                <w:i/>
              </w:rPr>
            </w:pPr>
            <w:r>
              <w:rPr>
                <w:rFonts w:asciiTheme="minorHAnsi" w:hAnsiTheme="minorHAnsi" w:cs="Arial"/>
                <w:i/>
              </w:rPr>
              <w:t>12/12/2019</w:t>
            </w:r>
          </w:p>
        </w:tc>
        <w:tc>
          <w:tcPr>
            <w:tcW w:w="81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</w:tcPr>
          <w:p w14:paraId="1BEAC9BB" w14:textId="44672971" w:rsidR="00DA7BCE" w:rsidRPr="00971362" w:rsidRDefault="000A5D86" w:rsidP="00DA7BCE">
            <w:pPr>
              <w:pStyle w:val="ChartBodyCopy"/>
              <w:rPr>
                <w:rFonts w:asciiTheme="minorHAnsi" w:hAnsiTheme="minorHAnsi" w:cs="Arial"/>
                <w:i/>
              </w:rPr>
            </w:pPr>
            <w:r>
              <w:rPr>
                <w:rFonts w:asciiTheme="minorHAnsi" w:hAnsiTheme="minorHAnsi" w:cs="Arial"/>
                <w:i/>
              </w:rPr>
              <w:t>0.</w:t>
            </w:r>
            <w:ins w:id="6" w:author="John Steggerda" w:date="2020-04-16T11:04:00Z">
              <w:r w:rsidR="006C51DB">
                <w:rPr>
                  <w:rFonts w:asciiTheme="minorHAnsi" w:hAnsiTheme="minorHAnsi" w:cs="Arial"/>
                  <w:i/>
                </w:rPr>
                <w:t>2a</w:t>
              </w:r>
            </w:ins>
            <w:del w:id="7" w:author="John Steggerda" w:date="2020-04-16T11:04:00Z">
              <w:r w:rsidDel="006C51DB">
                <w:rPr>
                  <w:rFonts w:asciiTheme="minorHAnsi" w:hAnsiTheme="minorHAnsi" w:cs="Arial"/>
                  <w:i/>
                </w:rPr>
                <w:delText>3</w:delText>
              </w:r>
            </w:del>
          </w:p>
        </w:tc>
        <w:tc>
          <w:tcPr>
            <w:tcW w:w="331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F2F2F2" w:themeFill="background1" w:themeFillShade="F2"/>
          </w:tcPr>
          <w:p w14:paraId="1949DB56" w14:textId="500B6D95" w:rsidR="00DA7BCE" w:rsidRPr="00971362" w:rsidRDefault="00501AB5" w:rsidP="00DA7BCE">
            <w:pPr>
              <w:pStyle w:val="ChartBodyCopy"/>
              <w:rPr>
                <w:rFonts w:asciiTheme="minorHAnsi" w:hAnsiTheme="minorHAnsi" w:cs="Arial"/>
                <w:i/>
              </w:rPr>
            </w:pPr>
            <w:r>
              <w:rPr>
                <w:rFonts w:asciiTheme="minorHAnsi" w:hAnsiTheme="minorHAnsi" w:cs="Arial"/>
                <w:i/>
              </w:rPr>
              <w:t xml:space="preserve">IDDL </w:t>
            </w:r>
            <w:r w:rsidR="00B57B0F">
              <w:rPr>
                <w:rFonts w:asciiTheme="minorHAnsi" w:hAnsiTheme="minorHAnsi" w:cs="Arial"/>
                <w:i/>
              </w:rPr>
              <w:t>changes</w:t>
            </w:r>
            <w:r w:rsidR="006973CA">
              <w:rPr>
                <w:rFonts w:asciiTheme="minorHAnsi" w:hAnsiTheme="minorHAnsi" w:cs="Arial"/>
                <w:i/>
              </w:rPr>
              <w:t>.</w:t>
            </w:r>
          </w:p>
        </w:tc>
      </w:tr>
      <w:tr w:rsidR="008A5CA2" w:rsidRPr="00971362" w14:paraId="2D053A19" w14:textId="77777777" w:rsidTr="4B5FC726">
        <w:tc>
          <w:tcPr>
            <w:tcW w:w="874" w:type="pct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</w:tcPr>
          <w:p w14:paraId="05D13C1D" w14:textId="45145B55" w:rsidR="008A5CA2" w:rsidRPr="00971362" w:rsidRDefault="007E3932" w:rsidP="008A5CA2">
            <w:pPr>
              <w:pStyle w:val="ChartBodyCopy"/>
              <w:rPr>
                <w:rFonts w:asciiTheme="minorHAnsi" w:hAnsiTheme="minorHAnsi" w:cs="Arial"/>
                <w:i/>
              </w:rPr>
            </w:pPr>
            <w:r>
              <w:rPr>
                <w:rFonts w:asciiTheme="minorHAnsi" w:hAnsiTheme="minorHAnsi" w:cs="Arial"/>
                <w:i/>
              </w:rPr>
              <w:t>01/07</w:t>
            </w:r>
            <w:r w:rsidR="008A5CA2">
              <w:rPr>
                <w:rFonts w:asciiTheme="minorHAnsi" w:hAnsiTheme="minorHAnsi" w:cs="Arial"/>
                <w:i/>
              </w:rPr>
              <w:t>/20</w:t>
            </w:r>
            <w:r>
              <w:rPr>
                <w:rFonts w:asciiTheme="minorHAnsi" w:hAnsiTheme="minorHAnsi" w:cs="Arial"/>
                <w:i/>
              </w:rPr>
              <w:t>20</w:t>
            </w:r>
          </w:p>
        </w:tc>
        <w:tc>
          <w:tcPr>
            <w:tcW w:w="81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</w:tcPr>
          <w:p w14:paraId="46FBE9EB" w14:textId="534E7405" w:rsidR="008A5CA2" w:rsidRPr="00971362" w:rsidRDefault="008A5CA2" w:rsidP="008A5CA2">
            <w:pPr>
              <w:pStyle w:val="ChartBodyCopy"/>
              <w:rPr>
                <w:rFonts w:asciiTheme="minorHAnsi" w:hAnsiTheme="minorHAnsi" w:cs="Arial"/>
                <w:i/>
              </w:rPr>
            </w:pPr>
            <w:r>
              <w:rPr>
                <w:rFonts w:asciiTheme="minorHAnsi" w:hAnsiTheme="minorHAnsi" w:cs="Arial"/>
                <w:i/>
              </w:rPr>
              <w:t>0.</w:t>
            </w:r>
            <w:ins w:id="8" w:author="John Steggerda" w:date="2020-04-16T11:04:00Z">
              <w:r w:rsidR="006C51DB">
                <w:rPr>
                  <w:rFonts w:asciiTheme="minorHAnsi" w:hAnsiTheme="minorHAnsi" w:cs="Arial"/>
                  <w:i/>
                </w:rPr>
                <w:t>2b</w:t>
              </w:r>
            </w:ins>
            <w:del w:id="9" w:author="John Steggerda" w:date="2020-04-16T11:04:00Z">
              <w:r w:rsidR="007E3932" w:rsidDel="006C51DB">
                <w:rPr>
                  <w:rFonts w:asciiTheme="minorHAnsi" w:hAnsiTheme="minorHAnsi" w:cs="Arial"/>
                  <w:i/>
                </w:rPr>
                <w:delText>4</w:delText>
              </w:r>
            </w:del>
          </w:p>
        </w:tc>
        <w:tc>
          <w:tcPr>
            <w:tcW w:w="331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F2F2F2" w:themeFill="background1" w:themeFillShade="F2"/>
          </w:tcPr>
          <w:p w14:paraId="4949BDDA" w14:textId="328FEACB" w:rsidR="008A5CA2" w:rsidRPr="00971362" w:rsidRDefault="007E3932" w:rsidP="008A5CA2">
            <w:pPr>
              <w:pStyle w:val="ChartBodyCopy"/>
              <w:rPr>
                <w:rFonts w:asciiTheme="minorHAnsi" w:hAnsiTheme="minorHAnsi" w:cs="Arial"/>
                <w:i/>
              </w:rPr>
            </w:pPr>
            <w:r>
              <w:rPr>
                <w:rFonts w:asciiTheme="minorHAnsi" w:hAnsiTheme="minorHAnsi" w:cs="Arial"/>
                <w:i/>
              </w:rPr>
              <w:t xml:space="preserve">Finalize pulls </w:t>
            </w:r>
          </w:p>
        </w:tc>
      </w:tr>
      <w:tr w:rsidR="0066213B" w:rsidRPr="00971362" w14:paraId="3FDBF574" w14:textId="77777777" w:rsidTr="4B5FC726">
        <w:tc>
          <w:tcPr>
            <w:tcW w:w="874" w:type="pct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</w:tcPr>
          <w:p w14:paraId="3C92AC1F" w14:textId="50275783" w:rsidR="0066213B" w:rsidRPr="00971362" w:rsidRDefault="0066213B" w:rsidP="0066213B">
            <w:pPr>
              <w:pStyle w:val="ChartBodyCopy"/>
              <w:rPr>
                <w:rFonts w:asciiTheme="minorHAnsi" w:hAnsiTheme="minorHAnsi" w:cs="Arial"/>
                <w:i/>
              </w:rPr>
            </w:pPr>
            <w:r>
              <w:rPr>
                <w:rFonts w:asciiTheme="minorHAnsi" w:hAnsiTheme="minorHAnsi" w:cs="Arial"/>
                <w:i/>
              </w:rPr>
              <w:t>2/21/2020</w:t>
            </w:r>
          </w:p>
        </w:tc>
        <w:tc>
          <w:tcPr>
            <w:tcW w:w="81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</w:tcPr>
          <w:p w14:paraId="61E1EF56" w14:textId="55FDD133" w:rsidR="0066213B" w:rsidRPr="00971362" w:rsidRDefault="0066213B" w:rsidP="0066213B">
            <w:pPr>
              <w:pStyle w:val="ChartBodyCopy"/>
              <w:rPr>
                <w:rFonts w:asciiTheme="minorHAnsi" w:hAnsiTheme="minorHAnsi" w:cs="Arial"/>
                <w:i/>
              </w:rPr>
            </w:pPr>
            <w:r>
              <w:rPr>
                <w:rFonts w:asciiTheme="minorHAnsi" w:hAnsiTheme="minorHAnsi" w:cs="Arial"/>
                <w:i/>
              </w:rPr>
              <w:t>0.</w:t>
            </w:r>
            <w:ins w:id="10" w:author="John Steggerda" w:date="2020-04-16T11:05:00Z">
              <w:r w:rsidR="006C51DB">
                <w:rPr>
                  <w:rFonts w:asciiTheme="minorHAnsi" w:hAnsiTheme="minorHAnsi" w:cs="Arial"/>
                  <w:i/>
                </w:rPr>
                <w:t>2c</w:t>
              </w:r>
            </w:ins>
            <w:del w:id="11" w:author="John Steggerda" w:date="2020-04-16T11:05:00Z">
              <w:r w:rsidDel="006C51DB">
                <w:rPr>
                  <w:rFonts w:asciiTheme="minorHAnsi" w:hAnsiTheme="minorHAnsi" w:cs="Arial"/>
                  <w:i/>
                </w:rPr>
                <w:delText>5</w:delText>
              </w:r>
            </w:del>
          </w:p>
        </w:tc>
        <w:tc>
          <w:tcPr>
            <w:tcW w:w="331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F2F2F2" w:themeFill="background1" w:themeFillShade="F2"/>
          </w:tcPr>
          <w:p w14:paraId="33A79A6C" w14:textId="2A6735DA" w:rsidR="0066213B" w:rsidRPr="00971362" w:rsidRDefault="0066213B" w:rsidP="0066213B">
            <w:pPr>
              <w:pStyle w:val="ChartBodyCopy"/>
              <w:rPr>
                <w:rFonts w:asciiTheme="minorHAnsi" w:hAnsiTheme="minorHAnsi" w:cs="Arial"/>
                <w:i/>
              </w:rPr>
            </w:pPr>
            <w:r>
              <w:rPr>
                <w:rFonts w:asciiTheme="minorHAnsi" w:hAnsiTheme="minorHAnsi" w:cs="Arial"/>
                <w:i/>
              </w:rPr>
              <w:t>remove all masking of PII fi</w:t>
            </w:r>
            <w:r w:rsidR="009D1EAB">
              <w:rPr>
                <w:rFonts w:asciiTheme="minorHAnsi" w:hAnsiTheme="minorHAnsi" w:cs="Arial"/>
                <w:i/>
              </w:rPr>
              <w:t>elds and don’t load any columns into IDDL.</w:t>
            </w:r>
            <w:r>
              <w:rPr>
                <w:rFonts w:asciiTheme="minorHAnsi" w:hAnsiTheme="minorHAnsi" w:cs="Arial"/>
                <w:i/>
              </w:rPr>
              <w:t xml:space="preserve"> </w:t>
            </w:r>
            <w:r w:rsidR="00147E8B">
              <w:rPr>
                <w:rFonts w:asciiTheme="minorHAnsi" w:hAnsiTheme="minorHAnsi" w:cs="Arial"/>
                <w:i/>
              </w:rPr>
              <w:t xml:space="preserve">, added new extract logic. </w:t>
            </w:r>
          </w:p>
        </w:tc>
      </w:tr>
      <w:tr w:rsidR="0066213B" w:rsidRPr="00971362" w14:paraId="07B79548" w14:textId="77777777" w:rsidTr="4B5FC726">
        <w:tc>
          <w:tcPr>
            <w:tcW w:w="874" w:type="pct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</w:tcPr>
          <w:p w14:paraId="74644345" w14:textId="2B0C0A25" w:rsidR="0066213B" w:rsidRPr="00971362" w:rsidRDefault="00D84591" w:rsidP="0066213B">
            <w:pPr>
              <w:pStyle w:val="ChartBodyCopy"/>
              <w:rPr>
                <w:rFonts w:asciiTheme="minorHAnsi" w:hAnsiTheme="minorHAnsi" w:cs="Arial"/>
                <w:i/>
              </w:rPr>
            </w:pPr>
            <w:r>
              <w:rPr>
                <w:rFonts w:asciiTheme="minorHAnsi" w:hAnsiTheme="minorHAnsi" w:cs="Arial"/>
                <w:i/>
              </w:rPr>
              <w:t>4/15/2020</w:t>
            </w:r>
          </w:p>
        </w:tc>
        <w:tc>
          <w:tcPr>
            <w:tcW w:w="81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</w:tcPr>
          <w:p w14:paraId="4575AFFE" w14:textId="0969DC90" w:rsidR="0066213B" w:rsidRPr="00971362" w:rsidRDefault="004B4DC0" w:rsidP="0066213B">
            <w:pPr>
              <w:pStyle w:val="ChartBodyCopy"/>
              <w:rPr>
                <w:rFonts w:asciiTheme="minorHAnsi" w:hAnsiTheme="minorHAnsi" w:cs="Arial"/>
                <w:i/>
              </w:rPr>
            </w:pPr>
            <w:del w:id="12" w:author="John Steggerda" w:date="2020-04-16T11:05:00Z">
              <w:r w:rsidDel="00E2204E">
                <w:rPr>
                  <w:rFonts w:asciiTheme="minorHAnsi" w:hAnsiTheme="minorHAnsi" w:cs="Arial"/>
                  <w:i/>
                </w:rPr>
                <w:delText>0.6</w:delText>
              </w:r>
            </w:del>
            <w:ins w:id="13" w:author="John Steggerda" w:date="2020-04-16T11:05:00Z">
              <w:r w:rsidR="00E2204E">
                <w:rPr>
                  <w:rFonts w:asciiTheme="minorHAnsi" w:hAnsiTheme="minorHAnsi" w:cs="Arial"/>
                  <w:i/>
                </w:rPr>
                <w:t>.3</w:t>
              </w:r>
            </w:ins>
          </w:p>
        </w:tc>
        <w:tc>
          <w:tcPr>
            <w:tcW w:w="331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F2F2F2" w:themeFill="background1" w:themeFillShade="F2"/>
          </w:tcPr>
          <w:p w14:paraId="4EED7BEA" w14:textId="2E9713A6" w:rsidR="0066213B" w:rsidRPr="00971362" w:rsidRDefault="00D84591" w:rsidP="0066213B">
            <w:pPr>
              <w:pStyle w:val="ChartBodyCopy"/>
              <w:rPr>
                <w:rFonts w:asciiTheme="minorHAnsi" w:hAnsiTheme="minorHAnsi" w:cs="Arial"/>
                <w:i/>
              </w:rPr>
            </w:pPr>
            <w:r>
              <w:rPr>
                <w:rFonts w:asciiTheme="minorHAnsi" w:hAnsiTheme="minorHAnsi" w:cs="Arial"/>
                <w:i/>
              </w:rPr>
              <w:t>Clarification for design</w:t>
            </w:r>
          </w:p>
        </w:tc>
      </w:tr>
      <w:tr w:rsidR="006D6300" w:rsidRPr="00971362" w14:paraId="376BE65A" w14:textId="77777777" w:rsidTr="4B5FC726">
        <w:tc>
          <w:tcPr>
            <w:tcW w:w="874" w:type="pct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</w:tcPr>
          <w:p w14:paraId="28E69365" w14:textId="4B5E074B" w:rsidR="006D6300" w:rsidRPr="00971362" w:rsidRDefault="006D6300" w:rsidP="006D6300">
            <w:pPr>
              <w:pStyle w:val="ChartBodyCopy"/>
              <w:rPr>
                <w:rFonts w:asciiTheme="minorHAnsi" w:hAnsiTheme="minorHAnsi" w:cs="Arial"/>
                <w:i/>
              </w:rPr>
            </w:pPr>
            <w:ins w:id="14" w:author="John Steggerda" w:date="2020-04-22T21:44:00Z">
              <w:r>
                <w:rPr>
                  <w:rFonts w:asciiTheme="minorHAnsi" w:hAnsiTheme="minorHAnsi" w:cs="Arial"/>
                  <w:i/>
                </w:rPr>
                <w:t>4/21</w:t>
              </w:r>
              <w:del w:id="15" w:author="John Steggerda" w:date="2020-04-22T21:44:00Z">
                <w:r w:rsidDel="006D6300">
                  <w:rPr>
                    <w:rFonts w:asciiTheme="minorHAnsi" w:hAnsiTheme="minorHAnsi" w:cs="Arial"/>
                    <w:i/>
                  </w:rPr>
                  <w:delText>15</w:delText>
                </w:r>
              </w:del>
              <w:r>
                <w:rPr>
                  <w:rFonts w:asciiTheme="minorHAnsi" w:hAnsiTheme="minorHAnsi" w:cs="Arial"/>
                  <w:i/>
                </w:rPr>
                <w:t>/2020</w:t>
              </w:r>
            </w:ins>
          </w:p>
        </w:tc>
        <w:tc>
          <w:tcPr>
            <w:tcW w:w="81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</w:tcPr>
          <w:p w14:paraId="30B151EC" w14:textId="210C52EE" w:rsidR="006D6300" w:rsidRPr="00971362" w:rsidRDefault="006D6300" w:rsidP="006D6300">
            <w:pPr>
              <w:pStyle w:val="ChartBodyCopy"/>
              <w:rPr>
                <w:rFonts w:asciiTheme="minorHAnsi" w:hAnsiTheme="minorHAnsi" w:cs="Arial"/>
                <w:i/>
              </w:rPr>
            </w:pPr>
            <w:ins w:id="16" w:author="John Steggerda" w:date="2020-04-22T21:44:00Z">
              <w:r>
                <w:rPr>
                  <w:rFonts w:asciiTheme="minorHAnsi" w:hAnsiTheme="minorHAnsi" w:cs="Arial"/>
                  <w:i/>
                </w:rPr>
                <w:t>.</w:t>
              </w:r>
            </w:ins>
            <w:ins w:id="17" w:author="John Steggerda" w:date="2020-04-22T22:17:00Z">
              <w:r w:rsidR="00AB7BDB">
                <w:rPr>
                  <w:rFonts w:asciiTheme="minorHAnsi" w:hAnsiTheme="minorHAnsi" w:cs="Arial"/>
                  <w:i/>
                </w:rPr>
                <w:t>4</w:t>
              </w:r>
            </w:ins>
            <w:ins w:id="18" w:author="John Steggerda" w:date="2020-04-22T21:44:00Z">
              <w:del w:id="19" w:author="John Steggerda" w:date="2020-04-22T22:17:00Z">
                <w:r w:rsidDel="00AB7BDB">
                  <w:rPr>
                    <w:rFonts w:asciiTheme="minorHAnsi" w:hAnsiTheme="minorHAnsi" w:cs="Arial"/>
                    <w:i/>
                  </w:rPr>
                  <w:delText>3</w:delText>
                </w:r>
              </w:del>
            </w:ins>
          </w:p>
        </w:tc>
        <w:tc>
          <w:tcPr>
            <w:tcW w:w="331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F2F2F2" w:themeFill="background1" w:themeFillShade="F2"/>
          </w:tcPr>
          <w:p w14:paraId="1270563C" w14:textId="77777777" w:rsidR="006D6300" w:rsidRDefault="006D6300" w:rsidP="006D6300">
            <w:pPr>
              <w:pStyle w:val="ChartBodyCopy"/>
              <w:rPr>
                <w:ins w:id="20" w:author="John Steggerda" w:date="2020-04-23T19:25:00Z"/>
                <w:rFonts w:asciiTheme="minorHAnsi" w:hAnsiTheme="minorHAnsi" w:cs="Arial"/>
                <w:i/>
              </w:rPr>
            </w:pPr>
            <w:ins w:id="21" w:author="John Steggerda" w:date="2020-04-22T21:44:00Z">
              <w:r>
                <w:rPr>
                  <w:rFonts w:asciiTheme="minorHAnsi" w:hAnsiTheme="minorHAnsi" w:cs="Arial"/>
                  <w:i/>
                </w:rPr>
                <w:t xml:space="preserve">Clarification </w:t>
              </w:r>
            </w:ins>
            <w:r>
              <w:rPr>
                <w:rFonts w:asciiTheme="minorHAnsi" w:hAnsiTheme="minorHAnsi" w:cs="Arial"/>
                <w:i/>
              </w:rPr>
              <w:t xml:space="preserve">for QA </w:t>
            </w:r>
            <w:ins w:id="22" w:author="John Steggerda" w:date="2020-04-23T19:24:00Z">
              <w:r w:rsidR="002A5EEF">
                <w:rPr>
                  <w:rFonts w:asciiTheme="minorHAnsi" w:hAnsiTheme="minorHAnsi" w:cs="Arial"/>
                  <w:i/>
                </w:rPr>
                <w:t xml:space="preserve">, added </w:t>
              </w:r>
            </w:ins>
            <w:ins w:id="23" w:author="John Steggerda" w:date="2020-04-23T19:25:00Z">
              <w:r w:rsidR="002A5EEF">
                <w:rPr>
                  <w:rFonts w:asciiTheme="minorHAnsi" w:hAnsiTheme="minorHAnsi" w:cs="Arial"/>
                  <w:i/>
                </w:rPr>
                <w:t>keys for three table</w:t>
              </w:r>
            </w:ins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98"/>
              <w:gridCol w:w="3507"/>
            </w:tblGrid>
            <w:tr w:rsidR="00C316A4" w14:paraId="27388E03" w14:textId="77777777" w:rsidTr="00C316A4">
              <w:trPr>
                <w:trHeight w:val="295"/>
                <w:ins w:id="24" w:author="John Steggerda" w:date="2020-04-23T19:26:00Z"/>
              </w:trPr>
              <w:tc>
                <w:tcPr>
                  <w:tcW w:w="1498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tcMar>
                    <w:top w:w="0" w:type="dxa"/>
                    <w:left w:w="30" w:type="dxa"/>
                    <w:bottom w:w="0" w:type="dxa"/>
                    <w:right w:w="30" w:type="dxa"/>
                  </w:tcMar>
                  <w:hideMark/>
                </w:tcPr>
                <w:p w14:paraId="55B4BBB5" w14:textId="77777777" w:rsidR="00C316A4" w:rsidRDefault="00C316A4" w:rsidP="007B33AE">
                  <w:pPr>
                    <w:framePr w:hSpace="180" w:wrap="around" w:vAnchor="page" w:hAnchor="margin" w:y="3054"/>
                    <w:autoSpaceDE w:val="0"/>
                    <w:autoSpaceDN w:val="0"/>
                    <w:rPr>
                      <w:ins w:id="25" w:author="John Steggerda" w:date="2020-04-23T19:26:00Z"/>
                      <w:rFonts w:eastAsiaTheme="minorHAnsi"/>
                      <w:b/>
                      <w:bCs/>
                      <w:color w:val="000000"/>
                    </w:rPr>
                  </w:pPr>
                  <w:ins w:id="26" w:author="John Steggerda" w:date="2020-04-23T19:26:00Z">
                    <w:r>
                      <w:rPr>
                        <w:b/>
                        <w:bCs/>
                        <w:color w:val="000000"/>
                      </w:rPr>
                      <w:t>MFCL</w:t>
                    </w:r>
                  </w:ins>
                </w:p>
              </w:tc>
              <w:tc>
                <w:tcPr>
                  <w:tcW w:w="3507" w:type="dxa"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8" w:space="0" w:color="auto"/>
                  </w:tcBorders>
                  <w:tcMar>
                    <w:top w:w="0" w:type="dxa"/>
                    <w:left w:w="30" w:type="dxa"/>
                    <w:bottom w:w="0" w:type="dxa"/>
                    <w:right w:w="30" w:type="dxa"/>
                  </w:tcMar>
                  <w:hideMark/>
                </w:tcPr>
                <w:p w14:paraId="1191F389" w14:textId="77777777" w:rsidR="00C316A4" w:rsidRDefault="00C316A4" w:rsidP="007B33AE">
                  <w:pPr>
                    <w:framePr w:hSpace="180" w:wrap="around" w:vAnchor="page" w:hAnchor="margin" w:y="3054"/>
                    <w:autoSpaceDE w:val="0"/>
                    <w:autoSpaceDN w:val="0"/>
                    <w:rPr>
                      <w:ins w:id="27" w:author="John Steggerda" w:date="2020-04-23T19:26:00Z"/>
                      <w:b/>
                      <w:bCs/>
                      <w:color w:val="000000"/>
                    </w:rPr>
                  </w:pPr>
                  <w:ins w:id="28" w:author="John Steggerda" w:date="2020-04-23T19:26:00Z">
                    <w:r>
                      <w:t>Primary key:</w:t>
                    </w:r>
                    <w:r>
                      <w:rPr>
                        <w:b/>
                        <w:bCs/>
                      </w:rPr>
                      <w:t xml:space="preserve"> client</w:t>
                    </w:r>
                  </w:ins>
                </w:p>
              </w:tc>
            </w:tr>
            <w:tr w:rsidR="00C316A4" w14:paraId="13C32EAB" w14:textId="77777777" w:rsidTr="00C316A4">
              <w:trPr>
                <w:trHeight w:val="250"/>
                <w:ins w:id="29" w:author="John Steggerda" w:date="2020-04-23T19:26:00Z"/>
              </w:trPr>
              <w:tc>
                <w:tcPr>
                  <w:tcW w:w="1498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tcMar>
                    <w:top w:w="0" w:type="dxa"/>
                    <w:left w:w="30" w:type="dxa"/>
                    <w:bottom w:w="0" w:type="dxa"/>
                    <w:right w:w="30" w:type="dxa"/>
                  </w:tcMar>
                  <w:hideMark/>
                </w:tcPr>
                <w:p w14:paraId="3FACC841" w14:textId="77777777" w:rsidR="00C316A4" w:rsidRDefault="00C316A4" w:rsidP="007B33AE">
                  <w:pPr>
                    <w:framePr w:hSpace="180" w:wrap="around" w:vAnchor="page" w:hAnchor="margin" w:y="3054"/>
                    <w:autoSpaceDE w:val="0"/>
                    <w:autoSpaceDN w:val="0"/>
                    <w:rPr>
                      <w:ins w:id="30" w:author="John Steggerda" w:date="2020-04-23T19:26:00Z"/>
                      <w:b/>
                      <w:bCs/>
                      <w:color w:val="000000"/>
                    </w:rPr>
                  </w:pPr>
                  <w:ins w:id="31" w:author="John Steggerda" w:date="2020-04-23T19:26:00Z">
                    <w:r>
                      <w:rPr>
                        <w:b/>
                        <w:bCs/>
                        <w:color w:val="000000"/>
                      </w:rPr>
                      <w:t>MFRRUS</w:t>
                    </w:r>
                  </w:ins>
                </w:p>
              </w:tc>
              <w:tc>
                <w:tcPr>
                  <w:tcW w:w="3507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tcMar>
                    <w:top w:w="0" w:type="dxa"/>
                    <w:left w:w="30" w:type="dxa"/>
                    <w:bottom w:w="0" w:type="dxa"/>
                    <w:right w:w="30" w:type="dxa"/>
                  </w:tcMar>
                  <w:hideMark/>
                </w:tcPr>
                <w:p w14:paraId="628B442C" w14:textId="77777777" w:rsidR="00C316A4" w:rsidRDefault="00C316A4" w:rsidP="007B33AE">
                  <w:pPr>
                    <w:framePr w:hSpace="180" w:wrap="around" w:vAnchor="page" w:hAnchor="margin" w:y="3054"/>
                    <w:autoSpaceDE w:val="0"/>
                    <w:autoSpaceDN w:val="0"/>
                    <w:rPr>
                      <w:ins w:id="32" w:author="John Steggerda" w:date="2020-04-23T19:26:00Z"/>
                      <w:color w:val="000000"/>
                    </w:rPr>
                  </w:pPr>
                  <w:proofErr w:type="spellStart"/>
                  <w:ins w:id="33" w:author="John Steggerda" w:date="2020-04-23T19:26:00Z">
                    <w:r>
                      <w:t>usr</w:t>
                    </w:r>
                    <w:proofErr w:type="spellEnd"/>
                    <w:r>
                      <w:t xml:space="preserve">, </w:t>
                    </w:r>
                    <w:proofErr w:type="spellStart"/>
                    <w:r>
                      <w:t>rr</w:t>
                    </w:r>
                    <w:proofErr w:type="spellEnd"/>
                  </w:ins>
                </w:p>
              </w:tc>
            </w:tr>
            <w:tr w:rsidR="00C316A4" w14:paraId="449FC8A6" w14:textId="77777777" w:rsidTr="00C316A4">
              <w:trPr>
                <w:trHeight w:val="340"/>
                <w:ins w:id="34" w:author="John Steggerda" w:date="2020-04-23T19:26:00Z"/>
              </w:trPr>
              <w:tc>
                <w:tcPr>
                  <w:tcW w:w="1498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tcMar>
                    <w:top w:w="0" w:type="dxa"/>
                    <w:left w:w="30" w:type="dxa"/>
                    <w:bottom w:w="0" w:type="dxa"/>
                    <w:right w:w="30" w:type="dxa"/>
                  </w:tcMar>
                  <w:hideMark/>
                </w:tcPr>
                <w:p w14:paraId="41E21210" w14:textId="77777777" w:rsidR="00C316A4" w:rsidRDefault="00C316A4" w:rsidP="007B33AE">
                  <w:pPr>
                    <w:framePr w:hSpace="180" w:wrap="around" w:vAnchor="page" w:hAnchor="margin" w:y="3054"/>
                    <w:autoSpaceDE w:val="0"/>
                    <w:autoSpaceDN w:val="0"/>
                    <w:rPr>
                      <w:ins w:id="35" w:author="John Steggerda" w:date="2020-04-23T19:26:00Z"/>
                      <w:b/>
                      <w:bCs/>
                      <w:color w:val="000000"/>
                    </w:rPr>
                  </w:pPr>
                  <w:ins w:id="36" w:author="John Steggerda" w:date="2020-04-23T19:26:00Z">
                    <w:r>
                      <w:rPr>
                        <w:b/>
                        <w:bCs/>
                        <w:color w:val="000000"/>
                      </w:rPr>
                      <w:t>GNCODE</w:t>
                    </w:r>
                  </w:ins>
                </w:p>
              </w:tc>
              <w:tc>
                <w:tcPr>
                  <w:tcW w:w="3507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tcMar>
                    <w:top w:w="0" w:type="dxa"/>
                    <w:left w:w="30" w:type="dxa"/>
                    <w:bottom w:w="0" w:type="dxa"/>
                    <w:right w:w="30" w:type="dxa"/>
                  </w:tcMar>
                  <w:hideMark/>
                </w:tcPr>
                <w:p w14:paraId="18DBD5A5" w14:textId="77777777" w:rsidR="00C316A4" w:rsidRDefault="00C316A4" w:rsidP="007B33AE">
                  <w:pPr>
                    <w:framePr w:hSpace="180" w:wrap="around" w:vAnchor="page" w:hAnchor="margin" w:y="3054"/>
                    <w:autoSpaceDE w:val="0"/>
                    <w:autoSpaceDN w:val="0"/>
                    <w:rPr>
                      <w:ins w:id="37" w:author="John Steggerda" w:date="2020-04-23T19:26:00Z"/>
                      <w:color w:val="000000"/>
                    </w:rPr>
                  </w:pPr>
                  <w:proofErr w:type="spellStart"/>
                  <w:ins w:id="38" w:author="John Steggerda" w:date="2020-04-23T19:26:00Z">
                    <w:r>
                      <w:t>Table_name</w:t>
                    </w:r>
                    <w:proofErr w:type="spellEnd"/>
                    <w:r>
                      <w:t>, code</w:t>
                    </w:r>
                  </w:ins>
                </w:p>
              </w:tc>
            </w:tr>
          </w:tbl>
          <w:p w14:paraId="1DA0A879" w14:textId="11520401" w:rsidR="002A5EEF" w:rsidRPr="00971362" w:rsidRDefault="002A5EEF" w:rsidP="006D6300">
            <w:pPr>
              <w:pStyle w:val="ChartBodyCopy"/>
              <w:rPr>
                <w:rFonts w:asciiTheme="minorHAnsi" w:hAnsiTheme="minorHAnsi" w:cs="Arial"/>
                <w:i/>
              </w:rPr>
            </w:pPr>
          </w:p>
        </w:tc>
      </w:tr>
      <w:tr w:rsidR="006D6300" w:rsidRPr="00971362" w14:paraId="279FDC3B" w14:textId="77777777" w:rsidTr="4B5FC726">
        <w:tc>
          <w:tcPr>
            <w:tcW w:w="874" w:type="pct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</w:tcPr>
          <w:p w14:paraId="4170CD9B" w14:textId="0A0FB7DF" w:rsidR="006D6300" w:rsidRPr="00971362" w:rsidRDefault="005B13C7" w:rsidP="006D6300">
            <w:pPr>
              <w:pStyle w:val="ChartBodyCopy"/>
              <w:rPr>
                <w:rFonts w:asciiTheme="minorHAnsi" w:hAnsiTheme="minorHAnsi" w:cs="Arial"/>
                <w:i/>
              </w:rPr>
            </w:pPr>
            <w:ins w:id="39" w:author="Ryan So" w:date="2020-05-08T14:46:00Z">
              <w:r>
                <w:rPr>
                  <w:rFonts w:asciiTheme="minorHAnsi" w:hAnsiTheme="minorHAnsi" w:cs="Arial"/>
                  <w:i/>
                </w:rPr>
                <w:t>5/8/2020</w:t>
              </w:r>
            </w:ins>
          </w:p>
        </w:tc>
        <w:tc>
          <w:tcPr>
            <w:tcW w:w="81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</w:tcPr>
          <w:p w14:paraId="1F8C9504" w14:textId="50E64263" w:rsidR="006D6300" w:rsidRPr="00971362" w:rsidRDefault="005B13C7" w:rsidP="006D6300">
            <w:pPr>
              <w:pStyle w:val="ChartBodyCopy"/>
              <w:rPr>
                <w:rFonts w:asciiTheme="minorHAnsi" w:hAnsiTheme="minorHAnsi" w:cs="Arial"/>
                <w:i/>
              </w:rPr>
            </w:pPr>
            <w:ins w:id="40" w:author="Ryan So" w:date="2020-05-08T14:46:00Z">
              <w:r>
                <w:rPr>
                  <w:rFonts w:asciiTheme="minorHAnsi" w:hAnsiTheme="minorHAnsi" w:cs="Arial"/>
                  <w:i/>
                </w:rPr>
                <w:t>V</w:t>
              </w:r>
              <w:r w:rsidR="00377E80">
                <w:rPr>
                  <w:rFonts w:asciiTheme="minorHAnsi" w:hAnsiTheme="minorHAnsi" w:cs="Arial"/>
                  <w:i/>
                </w:rPr>
                <w:t>.5</w:t>
              </w:r>
            </w:ins>
          </w:p>
        </w:tc>
        <w:tc>
          <w:tcPr>
            <w:tcW w:w="331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F2F2F2" w:themeFill="background1" w:themeFillShade="F2"/>
          </w:tcPr>
          <w:p w14:paraId="78A8EDAB" w14:textId="77777777" w:rsidR="006D6300" w:rsidRDefault="00377E80" w:rsidP="006D6300">
            <w:pPr>
              <w:pStyle w:val="ChartBodyCopy"/>
              <w:rPr>
                <w:ins w:id="41" w:author="Ryan So" w:date="2020-05-08T14:46:00Z"/>
                <w:rFonts w:asciiTheme="minorHAnsi" w:hAnsiTheme="minorHAnsi" w:cs="Arial"/>
                <w:i/>
              </w:rPr>
            </w:pPr>
            <w:ins w:id="42" w:author="Ryan So" w:date="2020-05-08T14:46:00Z">
              <w:r>
                <w:rPr>
                  <w:rFonts w:asciiTheme="minorHAnsi" w:hAnsiTheme="minorHAnsi" w:cs="Arial"/>
                  <w:i/>
                </w:rPr>
                <w:t>Ryan: ALM #8888 – Appendix 8</w:t>
              </w:r>
            </w:ins>
          </w:p>
          <w:p w14:paraId="6F3D8EE5" w14:textId="66AEED39" w:rsidR="00377E80" w:rsidRPr="00971362" w:rsidRDefault="00377E80" w:rsidP="006D6300">
            <w:pPr>
              <w:pStyle w:val="ChartBodyCopy"/>
              <w:rPr>
                <w:rFonts w:asciiTheme="minorHAnsi" w:hAnsiTheme="minorHAnsi" w:cs="Arial"/>
                <w:i/>
              </w:rPr>
            </w:pPr>
            <w:ins w:id="43" w:author="Ryan So" w:date="2020-05-08T14:46:00Z">
              <w:r>
                <w:rPr>
                  <w:rFonts w:asciiTheme="minorHAnsi" w:hAnsiTheme="minorHAnsi" w:cs="Arial"/>
                  <w:i/>
                </w:rPr>
                <w:t xml:space="preserve">Added three </w:t>
              </w:r>
              <w:proofErr w:type="gramStart"/>
              <w:r w:rsidR="004112F6">
                <w:rPr>
                  <w:rFonts w:asciiTheme="minorHAnsi" w:hAnsiTheme="minorHAnsi" w:cs="Arial"/>
                  <w:i/>
                </w:rPr>
                <w:t>column</w:t>
              </w:r>
              <w:proofErr w:type="gramEnd"/>
              <w:r w:rsidR="004112F6">
                <w:rPr>
                  <w:rFonts w:asciiTheme="minorHAnsi" w:hAnsiTheme="minorHAnsi" w:cs="Arial"/>
                  <w:i/>
                </w:rPr>
                <w:t xml:space="preserve"> in </w:t>
              </w:r>
            </w:ins>
            <w:ins w:id="44" w:author="Ryan So" w:date="2020-05-08T14:47:00Z">
              <w:r w:rsidR="00954A4E">
                <w:rPr>
                  <w:rFonts w:asciiTheme="minorHAnsi" w:hAnsiTheme="minorHAnsi" w:cs="Arial"/>
                  <w:i/>
                </w:rPr>
                <w:t xml:space="preserve">Data Dictionary for </w:t>
              </w:r>
            </w:ins>
            <w:ins w:id="45" w:author="Ryan So" w:date="2020-05-08T14:46:00Z">
              <w:r w:rsidR="004112F6">
                <w:rPr>
                  <w:rFonts w:asciiTheme="minorHAnsi" w:hAnsiTheme="minorHAnsi" w:cs="Arial"/>
                  <w:i/>
                </w:rPr>
                <w:t>MFRR</w:t>
              </w:r>
            </w:ins>
            <w:ins w:id="46" w:author="Ryan So" w:date="2020-05-08T14:47:00Z">
              <w:r w:rsidR="00954A4E">
                <w:rPr>
                  <w:rFonts w:asciiTheme="minorHAnsi" w:hAnsiTheme="minorHAnsi" w:cs="Arial"/>
                  <w:i/>
                </w:rPr>
                <w:t xml:space="preserve"> to match </w:t>
              </w:r>
              <w:proofErr w:type="spellStart"/>
              <w:r w:rsidR="00954A4E">
                <w:rPr>
                  <w:rFonts w:asciiTheme="minorHAnsi" w:hAnsiTheme="minorHAnsi" w:cs="Arial"/>
                  <w:i/>
                </w:rPr>
                <w:t>IDDL</w:t>
              </w:r>
            </w:ins>
            <w:ins w:id="47" w:author="Ryan So" w:date="2020-05-08T14:46:00Z">
              <w:r w:rsidR="004112F6">
                <w:rPr>
                  <w:rFonts w:asciiTheme="minorHAnsi" w:hAnsiTheme="minorHAnsi" w:cs="Arial"/>
                  <w:i/>
                </w:rPr>
                <w:t>:</w:t>
              </w:r>
            </w:ins>
            <w:ins w:id="48" w:author="Ryan So" w:date="2020-05-08T14:47:00Z">
              <w:r w:rsidR="00954A4E" w:rsidRPr="00954A4E">
                <w:rPr>
                  <w:rFonts w:asciiTheme="minorHAnsi" w:hAnsiTheme="minorHAnsi" w:cs="Arial"/>
                  <w:i/>
                </w:rPr>
                <w:t>share_office,other_business,other_business_type</w:t>
              </w:r>
              <w:proofErr w:type="spellEnd"/>
              <w:r w:rsidR="00954A4E">
                <w:rPr>
                  <w:rFonts w:asciiTheme="minorHAnsi" w:hAnsiTheme="minorHAnsi" w:cs="Arial"/>
                  <w:i/>
                </w:rPr>
                <w:t xml:space="preserve"> </w:t>
              </w:r>
            </w:ins>
          </w:p>
        </w:tc>
      </w:tr>
      <w:tr w:rsidR="006D6300" w:rsidRPr="00971362" w14:paraId="121521A8" w14:textId="77777777" w:rsidTr="4B5FC726">
        <w:tc>
          <w:tcPr>
            <w:tcW w:w="874" w:type="pct"/>
            <w:tcBorders>
              <w:top w:val="single" w:sz="4" w:space="0" w:color="000000" w:themeColor="text1"/>
              <w:left w:val="nil"/>
              <w:bottom w:val="nil"/>
              <w:right w:val="single" w:sz="4" w:space="0" w:color="000000" w:themeColor="text1"/>
            </w:tcBorders>
            <w:shd w:val="clear" w:color="auto" w:fill="F2F2F2" w:themeFill="background1" w:themeFillShade="F2"/>
          </w:tcPr>
          <w:p w14:paraId="3AD092C9" w14:textId="77777777" w:rsidR="006D6300" w:rsidRPr="00971362" w:rsidRDefault="006D6300" w:rsidP="006D6300">
            <w:pPr>
              <w:pStyle w:val="ChartBodyCopy"/>
              <w:rPr>
                <w:rFonts w:asciiTheme="minorHAnsi" w:hAnsiTheme="minorHAnsi" w:cs="Arial"/>
                <w:i/>
              </w:rPr>
            </w:pPr>
          </w:p>
        </w:tc>
        <w:tc>
          <w:tcPr>
            <w:tcW w:w="813" w:type="pct"/>
            <w:tcBorders>
              <w:top w:val="single" w:sz="4" w:space="0" w:color="000000" w:themeColor="text1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shd w:val="clear" w:color="auto" w:fill="F2F2F2" w:themeFill="background1" w:themeFillShade="F2"/>
          </w:tcPr>
          <w:p w14:paraId="6E9BEA34" w14:textId="77777777" w:rsidR="006D6300" w:rsidRPr="00971362" w:rsidRDefault="006D6300" w:rsidP="006D6300">
            <w:pPr>
              <w:pStyle w:val="ChartBodyCopy"/>
              <w:rPr>
                <w:rFonts w:asciiTheme="minorHAnsi" w:hAnsiTheme="minorHAnsi" w:cs="Arial"/>
                <w:i/>
              </w:rPr>
            </w:pPr>
          </w:p>
        </w:tc>
        <w:tc>
          <w:tcPr>
            <w:tcW w:w="3313" w:type="pct"/>
            <w:tcBorders>
              <w:top w:val="single" w:sz="4" w:space="0" w:color="000000" w:themeColor="text1"/>
              <w:left w:val="single" w:sz="4" w:space="0" w:color="000000" w:themeColor="text1"/>
              <w:bottom w:val="nil"/>
              <w:right w:val="nil"/>
            </w:tcBorders>
            <w:shd w:val="clear" w:color="auto" w:fill="F2F2F2" w:themeFill="background1" w:themeFillShade="F2"/>
          </w:tcPr>
          <w:p w14:paraId="6E74CE24" w14:textId="77777777" w:rsidR="006D6300" w:rsidRPr="00971362" w:rsidRDefault="006D6300" w:rsidP="006D6300">
            <w:pPr>
              <w:pStyle w:val="ChartBodyCopy"/>
              <w:rPr>
                <w:rFonts w:asciiTheme="minorHAnsi" w:hAnsiTheme="minorHAnsi" w:cs="Arial"/>
                <w:i/>
              </w:rPr>
            </w:pPr>
          </w:p>
        </w:tc>
      </w:tr>
    </w:tbl>
    <w:p w14:paraId="05EDA9AC" w14:textId="77777777" w:rsidR="008C516C" w:rsidRPr="00513B2F" w:rsidRDefault="008C516C" w:rsidP="008C516C">
      <w:pPr>
        <w:rPr>
          <w:rFonts w:asciiTheme="minorHAnsi" w:hAnsiTheme="minorHAnsi" w:cs="Arial"/>
        </w:rPr>
      </w:pPr>
    </w:p>
    <w:p w14:paraId="5A369DFB" w14:textId="77777777" w:rsidR="008C516C" w:rsidRPr="00513B2F" w:rsidRDefault="008C516C" w:rsidP="008C516C">
      <w:pPr>
        <w:rPr>
          <w:rFonts w:asciiTheme="minorHAnsi" w:hAnsiTheme="minorHAnsi" w:cs="Arial"/>
        </w:rPr>
      </w:pPr>
    </w:p>
    <w:sdt>
      <w:sdtPr>
        <w:rPr>
          <w:rFonts w:asciiTheme="minorHAnsi" w:eastAsia="Calibri" w:hAnsiTheme="minorHAnsi" w:cs="Arial"/>
          <w:b w:val="0"/>
          <w:bCs w:val="0"/>
          <w:color w:val="auto"/>
          <w:sz w:val="20"/>
          <w:szCs w:val="20"/>
          <w:lang w:eastAsia="en-US"/>
        </w:rPr>
        <w:id w:val="65433868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4A0C7DC" w14:textId="77777777" w:rsidR="00E841E2" w:rsidRDefault="00E841E2" w:rsidP="4B5FC726">
          <w:pPr>
            <w:pStyle w:val="TOCHeading"/>
            <w:rPr>
              <w:rFonts w:asciiTheme="minorHAnsi" w:eastAsia="Calibri" w:hAnsiTheme="minorHAnsi" w:cs="Arial"/>
              <w:b w:val="0"/>
              <w:bCs w:val="0"/>
              <w:color w:val="auto"/>
              <w:sz w:val="20"/>
              <w:szCs w:val="20"/>
              <w:lang w:eastAsia="en-US"/>
            </w:rPr>
          </w:pPr>
        </w:p>
        <w:p w14:paraId="7880198A" w14:textId="77777777" w:rsidR="00E841E2" w:rsidRDefault="00E841E2">
          <w:pPr>
            <w:widowControl/>
            <w:spacing w:after="200" w:line="276" w:lineRule="auto"/>
            <w:rPr>
              <w:rFonts w:asciiTheme="minorHAnsi" w:hAnsiTheme="minorHAnsi" w:cs="Arial"/>
            </w:rPr>
          </w:pPr>
          <w:r>
            <w:rPr>
              <w:rFonts w:asciiTheme="minorHAnsi" w:hAnsiTheme="minorHAnsi" w:cs="Arial"/>
              <w:b/>
              <w:bCs/>
            </w:rPr>
            <w:br w:type="page"/>
          </w:r>
        </w:p>
        <w:p w14:paraId="116568B6" w14:textId="07202D8C" w:rsidR="00FD7F63" w:rsidRPr="00513B2F" w:rsidRDefault="4B5FC726" w:rsidP="4B5FC726">
          <w:pPr>
            <w:pStyle w:val="TOCHeading"/>
            <w:rPr>
              <w:rFonts w:asciiTheme="minorHAnsi" w:hAnsiTheme="minorHAnsi" w:cs="Arial"/>
            </w:rPr>
          </w:pPr>
          <w:r w:rsidRPr="00513B2F">
            <w:rPr>
              <w:rFonts w:asciiTheme="minorHAnsi" w:hAnsiTheme="minorHAnsi" w:cs="Arial"/>
            </w:rPr>
            <w:t>Contents</w:t>
          </w:r>
        </w:p>
        <w:p w14:paraId="158EAE3E" w14:textId="438DA38E" w:rsidR="0010030B" w:rsidRDefault="00FD7F6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513B2F">
            <w:rPr>
              <w:rFonts w:asciiTheme="minorHAnsi" w:hAnsiTheme="minorHAnsi" w:cs="Arial"/>
            </w:rPr>
            <w:fldChar w:fldCharType="begin"/>
          </w:r>
          <w:r w:rsidRPr="00513B2F">
            <w:rPr>
              <w:rFonts w:asciiTheme="minorHAnsi" w:hAnsiTheme="minorHAnsi" w:cs="Arial"/>
            </w:rPr>
            <w:instrText xml:space="preserve"> TOC \o "1-3" \h \z \u </w:instrText>
          </w:r>
          <w:r w:rsidRPr="00513B2F">
            <w:rPr>
              <w:rFonts w:asciiTheme="minorHAnsi" w:hAnsiTheme="minorHAnsi" w:cs="Arial"/>
            </w:rPr>
            <w:fldChar w:fldCharType="separate"/>
          </w:r>
          <w:hyperlink w:anchor="_Toc27638893" w:history="1">
            <w:r w:rsidR="0010030B" w:rsidRPr="0087012C">
              <w:rPr>
                <w:rStyle w:val="Hyperlink"/>
                <w:i/>
                <w:noProof/>
              </w:rPr>
              <w:t>1</w:t>
            </w:r>
            <w:r w:rsidR="001003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0030B" w:rsidRPr="0087012C">
              <w:rPr>
                <w:rStyle w:val="Hyperlink"/>
                <w:i/>
                <w:noProof/>
              </w:rPr>
              <w:t>Document Revisions</w:t>
            </w:r>
            <w:r w:rsidR="0010030B">
              <w:rPr>
                <w:noProof/>
                <w:webHidden/>
              </w:rPr>
              <w:tab/>
            </w:r>
            <w:r w:rsidR="0010030B">
              <w:rPr>
                <w:noProof/>
                <w:webHidden/>
              </w:rPr>
              <w:fldChar w:fldCharType="begin"/>
            </w:r>
            <w:r w:rsidR="0010030B">
              <w:rPr>
                <w:noProof/>
                <w:webHidden/>
              </w:rPr>
              <w:instrText xml:space="preserve"> PAGEREF _Toc27638893 \h </w:instrText>
            </w:r>
            <w:r w:rsidR="0010030B">
              <w:rPr>
                <w:noProof/>
                <w:webHidden/>
              </w:rPr>
            </w:r>
            <w:r w:rsidR="0010030B">
              <w:rPr>
                <w:noProof/>
                <w:webHidden/>
              </w:rPr>
              <w:fldChar w:fldCharType="separate"/>
            </w:r>
            <w:r w:rsidR="0010030B">
              <w:rPr>
                <w:noProof/>
                <w:webHidden/>
              </w:rPr>
              <w:t>2</w:t>
            </w:r>
            <w:r w:rsidR="0010030B">
              <w:rPr>
                <w:noProof/>
                <w:webHidden/>
              </w:rPr>
              <w:fldChar w:fldCharType="end"/>
            </w:r>
          </w:hyperlink>
        </w:p>
        <w:p w14:paraId="1DBF4B01" w14:textId="0FC9561C" w:rsidR="0010030B" w:rsidRDefault="00431F5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638894" w:history="1">
            <w:r w:rsidR="0010030B" w:rsidRPr="0087012C">
              <w:rPr>
                <w:rStyle w:val="Hyperlink"/>
                <w:rFonts w:cs="Arial"/>
                <w:noProof/>
              </w:rPr>
              <w:t>2</w:t>
            </w:r>
            <w:r w:rsidR="001003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0030B" w:rsidRPr="0087012C">
              <w:rPr>
                <w:rStyle w:val="Hyperlink"/>
                <w:rFonts w:cs="Arial"/>
                <w:noProof/>
              </w:rPr>
              <w:t>Project Summary</w:t>
            </w:r>
            <w:r w:rsidR="0010030B">
              <w:rPr>
                <w:noProof/>
                <w:webHidden/>
              </w:rPr>
              <w:tab/>
            </w:r>
            <w:r w:rsidR="0010030B">
              <w:rPr>
                <w:noProof/>
                <w:webHidden/>
              </w:rPr>
              <w:fldChar w:fldCharType="begin"/>
            </w:r>
            <w:r w:rsidR="0010030B">
              <w:rPr>
                <w:noProof/>
                <w:webHidden/>
              </w:rPr>
              <w:instrText xml:space="preserve"> PAGEREF _Toc27638894 \h </w:instrText>
            </w:r>
            <w:r w:rsidR="0010030B">
              <w:rPr>
                <w:noProof/>
                <w:webHidden/>
              </w:rPr>
            </w:r>
            <w:r w:rsidR="0010030B">
              <w:rPr>
                <w:noProof/>
                <w:webHidden/>
              </w:rPr>
              <w:fldChar w:fldCharType="separate"/>
            </w:r>
            <w:r w:rsidR="0010030B">
              <w:rPr>
                <w:noProof/>
                <w:webHidden/>
              </w:rPr>
              <w:t>4</w:t>
            </w:r>
            <w:r w:rsidR="0010030B">
              <w:rPr>
                <w:noProof/>
                <w:webHidden/>
              </w:rPr>
              <w:fldChar w:fldCharType="end"/>
            </w:r>
          </w:hyperlink>
        </w:p>
        <w:p w14:paraId="4EAD2DF8" w14:textId="27B7F6E5" w:rsidR="0010030B" w:rsidRDefault="00431F5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638895" w:history="1">
            <w:r w:rsidR="0010030B" w:rsidRPr="0087012C">
              <w:rPr>
                <w:rStyle w:val="Hyperlink"/>
                <w:rFonts w:cs="Arial"/>
                <w:noProof/>
              </w:rPr>
              <w:t>2.1</w:t>
            </w:r>
            <w:r w:rsidR="001003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0030B" w:rsidRPr="0087012C">
              <w:rPr>
                <w:rStyle w:val="Hyperlink"/>
                <w:rFonts w:cs="Arial"/>
                <w:noProof/>
              </w:rPr>
              <w:t>Background &amp; Overview</w:t>
            </w:r>
            <w:r w:rsidR="0010030B">
              <w:rPr>
                <w:noProof/>
                <w:webHidden/>
              </w:rPr>
              <w:tab/>
            </w:r>
            <w:r w:rsidR="0010030B">
              <w:rPr>
                <w:noProof/>
                <w:webHidden/>
              </w:rPr>
              <w:fldChar w:fldCharType="begin"/>
            </w:r>
            <w:r w:rsidR="0010030B">
              <w:rPr>
                <w:noProof/>
                <w:webHidden/>
              </w:rPr>
              <w:instrText xml:space="preserve"> PAGEREF _Toc27638895 \h </w:instrText>
            </w:r>
            <w:r w:rsidR="0010030B">
              <w:rPr>
                <w:noProof/>
                <w:webHidden/>
              </w:rPr>
            </w:r>
            <w:r w:rsidR="0010030B">
              <w:rPr>
                <w:noProof/>
                <w:webHidden/>
              </w:rPr>
              <w:fldChar w:fldCharType="separate"/>
            </w:r>
            <w:r w:rsidR="0010030B">
              <w:rPr>
                <w:noProof/>
                <w:webHidden/>
              </w:rPr>
              <w:t>4</w:t>
            </w:r>
            <w:r w:rsidR="0010030B">
              <w:rPr>
                <w:noProof/>
                <w:webHidden/>
              </w:rPr>
              <w:fldChar w:fldCharType="end"/>
            </w:r>
          </w:hyperlink>
        </w:p>
        <w:p w14:paraId="64C95D4E" w14:textId="6A1557D1" w:rsidR="0010030B" w:rsidRDefault="00431F5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638896" w:history="1">
            <w:r w:rsidR="0010030B" w:rsidRPr="0087012C">
              <w:rPr>
                <w:rStyle w:val="Hyperlink"/>
                <w:rFonts w:cs="Arial"/>
                <w:noProof/>
              </w:rPr>
              <w:t>2.2</w:t>
            </w:r>
            <w:r w:rsidR="001003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0030B" w:rsidRPr="0087012C">
              <w:rPr>
                <w:rStyle w:val="Hyperlink"/>
                <w:rFonts w:cs="Arial"/>
                <w:noProof/>
              </w:rPr>
              <w:t>Approach</w:t>
            </w:r>
            <w:r w:rsidR="0010030B">
              <w:rPr>
                <w:noProof/>
                <w:webHidden/>
              </w:rPr>
              <w:tab/>
            </w:r>
            <w:r w:rsidR="0010030B">
              <w:rPr>
                <w:noProof/>
                <w:webHidden/>
              </w:rPr>
              <w:fldChar w:fldCharType="begin"/>
            </w:r>
            <w:r w:rsidR="0010030B">
              <w:rPr>
                <w:noProof/>
                <w:webHidden/>
              </w:rPr>
              <w:instrText xml:space="preserve"> PAGEREF _Toc27638896 \h </w:instrText>
            </w:r>
            <w:r w:rsidR="0010030B">
              <w:rPr>
                <w:noProof/>
                <w:webHidden/>
              </w:rPr>
            </w:r>
            <w:r w:rsidR="0010030B">
              <w:rPr>
                <w:noProof/>
                <w:webHidden/>
              </w:rPr>
              <w:fldChar w:fldCharType="separate"/>
            </w:r>
            <w:r w:rsidR="0010030B">
              <w:rPr>
                <w:noProof/>
                <w:webHidden/>
              </w:rPr>
              <w:t>4</w:t>
            </w:r>
            <w:r w:rsidR="0010030B">
              <w:rPr>
                <w:noProof/>
                <w:webHidden/>
              </w:rPr>
              <w:fldChar w:fldCharType="end"/>
            </w:r>
          </w:hyperlink>
        </w:p>
        <w:p w14:paraId="1C0D6DDA" w14:textId="3C04796F" w:rsidR="0010030B" w:rsidRDefault="00431F5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638897" w:history="1">
            <w:r w:rsidR="0010030B" w:rsidRPr="0087012C">
              <w:rPr>
                <w:rStyle w:val="Hyperlink"/>
                <w:rFonts w:cs="Arial"/>
                <w:noProof/>
              </w:rPr>
              <w:t>2.3</w:t>
            </w:r>
            <w:r w:rsidR="001003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0030B" w:rsidRPr="0087012C">
              <w:rPr>
                <w:rStyle w:val="Hyperlink"/>
                <w:rFonts w:cs="Arial"/>
                <w:noProof/>
              </w:rPr>
              <w:t>Project Scope</w:t>
            </w:r>
            <w:r w:rsidR="0010030B">
              <w:rPr>
                <w:noProof/>
                <w:webHidden/>
              </w:rPr>
              <w:tab/>
            </w:r>
            <w:r w:rsidR="0010030B">
              <w:rPr>
                <w:noProof/>
                <w:webHidden/>
              </w:rPr>
              <w:fldChar w:fldCharType="begin"/>
            </w:r>
            <w:r w:rsidR="0010030B">
              <w:rPr>
                <w:noProof/>
                <w:webHidden/>
              </w:rPr>
              <w:instrText xml:space="preserve"> PAGEREF _Toc27638897 \h </w:instrText>
            </w:r>
            <w:r w:rsidR="0010030B">
              <w:rPr>
                <w:noProof/>
                <w:webHidden/>
              </w:rPr>
            </w:r>
            <w:r w:rsidR="0010030B">
              <w:rPr>
                <w:noProof/>
                <w:webHidden/>
              </w:rPr>
              <w:fldChar w:fldCharType="separate"/>
            </w:r>
            <w:r w:rsidR="0010030B">
              <w:rPr>
                <w:noProof/>
                <w:webHidden/>
              </w:rPr>
              <w:t>5</w:t>
            </w:r>
            <w:r w:rsidR="0010030B">
              <w:rPr>
                <w:noProof/>
                <w:webHidden/>
              </w:rPr>
              <w:fldChar w:fldCharType="end"/>
            </w:r>
          </w:hyperlink>
        </w:p>
        <w:p w14:paraId="4A3C08FB" w14:textId="18135E2B" w:rsidR="0010030B" w:rsidRDefault="00431F50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638898" w:history="1">
            <w:r w:rsidR="0010030B" w:rsidRPr="0087012C">
              <w:rPr>
                <w:rStyle w:val="Hyperlink"/>
                <w:rFonts w:cs="Arial"/>
                <w:noProof/>
              </w:rPr>
              <w:t>2.3.1</w:t>
            </w:r>
            <w:r w:rsidR="001003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0030B" w:rsidRPr="0087012C">
              <w:rPr>
                <w:rStyle w:val="Hyperlink"/>
                <w:rFonts w:cs="Arial"/>
                <w:noProof/>
              </w:rPr>
              <w:t>In Scope</w:t>
            </w:r>
            <w:r w:rsidR="0010030B">
              <w:rPr>
                <w:noProof/>
                <w:webHidden/>
              </w:rPr>
              <w:tab/>
            </w:r>
            <w:r w:rsidR="0010030B">
              <w:rPr>
                <w:noProof/>
                <w:webHidden/>
              </w:rPr>
              <w:fldChar w:fldCharType="begin"/>
            </w:r>
            <w:r w:rsidR="0010030B">
              <w:rPr>
                <w:noProof/>
                <w:webHidden/>
              </w:rPr>
              <w:instrText xml:space="preserve"> PAGEREF _Toc27638898 \h </w:instrText>
            </w:r>
            <w:r w:rsidR="0010030B">
              <w:rPr>
                <w:noProof/>
                <w:webHidden/>
              </w:rPr>
            </w:r>
            <w:r w:rsidR="0010030B">
              <w:rPr>
                <w:noProof/>
                <w:webHidden/>
              </w:rPr>
              <w:fldChar w:fldCharType="separate"/>
            </w:r>
            <w:r w:rsidR="0010030B">
              <w:rPr>
                <w:noProof/>
                <w:webHidden/>
              </w:rPr>
              <w:t>5</w:t>
            </w:r>
            <w:r w:rsidR="0010030B">
              <w:rPr>
                <w:noProof/>
                <w:webHidden/>
              </w:rPr>
              <w:fldChar w:fldCharType="end"/>
            </w:r>
          </w:hyperlink>
        </w:p>
        <w:p w14:paraId="7C315547" w14:textId="1AE36D0A" w:rsidR="0010030B" w:rsidRDefault="00431F50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638899" w:history="1">
            <w:r w:rsidR="0010030B" w:rsidRPr="0087012C">
              <w:rPr>
                <w:rStyle w:val="Hyperlink"/>
                <w:rFonts w:cs="Arial"/>
                <w:noProof/>
              </w:rPr>
              <w:t>2.3.2</w:t>
            </w:r>
            <w:r w:rsidR="001003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0030B" w:rsidRPr="0087012C">
              <w:rPr>
                <w:rStyle w:val="Hyperlink"/>
                <w:rFonts w:cs="Arial"/>
                <w:noProof/>
              </w:rPr>
              <w:t>Assumptions</w:t>
            </w:r>
            <w:r w:rsidR="0010030B">
              <w:rPr>
                <w:noProof/>
                <w:webHidden/>
              </w:rPr>
              <w:tab/>
            </w:r>
            <w:r w:rsidR="0010030B">
              <w:rPr>
                <w:noProof/>
                <w:webHidden/>
              </w:rPr>
              <w:fldChar w:fldCharType="begin"/>
            </w:r>
            <w:r w:rsidR="0010030B">
              <w:rPr>
                <w:noProof/>
                <w:webHidden/>
              </w:rPr>
              <w:instrText xml:space="preserve"> PAGEREF _Toc27638899 \h </w:instrText>
            </w:r>
            <w:r w:rsidR="0010030B">
              <w:rPr>
                <w:noProof/>
                <w:webHidden/>
              </w:rPr>
            </w:r>
            <w:r w:rsidR="0010030B">
              <w:rPr>
                <w:noProof/>
                <w:webHidden/>
              </w:rPr>
              <w:fldChar w:fldCharType="separate"/>
            </w:r>
            <w:r w:rsidR="0010030B">
              <w:rPr>
                <w:noProof/>
                <w:webHidden/>
              </w:rPr>
              <w:t>5</w:t>
            </w:r>
            <w:r w:rsidR="0010030B">
              <w:rPr>
                <w:noProof/>
                <w:webHidden/>
              </w:rPr>
              <w:fldChar w:fldCharType="end"/>
            </w:r>
          </w:hyperlink>
        </w:p>
        <w:p w14:paraId="0BA18BAB" w14:textId="14685676" w:rsidR="0010030B" w:rsidRDefault="00431F50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638900" w:history="1">
            <w:r w:rsidR="0010030B" w:rsidRPr="0087012C">
              <w:rPr>
                <w:rStyle w:val="Hyperlink"/>
                <w:rFonts w:cs="Arial"/>
                <w:noProof/>
              </w:rPr>
              <w:t>2.3.3</w:t>
            </w:r>
            <w:r w:rsidR="001003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0030B" w:rsidRPr="0087012C">
              <w:rPr>
                <w:rStyle w:val="Hyperlink"/>
                <w:rFonts w:cs="Arial"/>
                <w:noProof/>
              </w:rPr>
              <w:t>Constraints</w:t>
            </w:r>
            <w:r w:rsidR="0010030B">
              <w:rPr>
                <w:noProof/>
                <w:webHidden/>
              </w:rPr>
              <w:tab/>
            </w:r>
            <w:r w:rsidR="0010030B">
              <w:rPr>
                <w:noProof/>
                <w:webHidden/>
              </w:rPr>
              <w:fldChar w:fldCharType="begin"/>
            </w:r>
            <w:r w:rsidR="0010030B">
              <w:rPr>
                <w:noProof/>
                <w:webHidden/>
              </w:rPr>
              <w:instrText xml:space="preserve"> PAGEREF _Toc27638900 \h </w:instrText>
            </w:r>
            <w:r w:rsidR="0010030B">
              <w:rPr>
                <w:noProof/>
                <w:webHidden/>
              </w:rPr>
            </w:r>
            <w:r w:rsidR="0010030B">
              <w:rPr>
                <w:noProof/>
                <w:webHidden/>
              </w:rPr>
              <w:fldChar w:fldCharType="separate"/>
            </w:r>
            <w:r w:rsidR="0010030B">
              <w:rPr>
                <w:noProof/>
                <w:webHidden/>
              </w:rPr>
              <w:t>5</w:t>
            </w:r>
            <w:r w:rsidR="0010030B">
              <w:rPr>
                <w:noProof/>
                <w:webHidden/>
              </w:rPr>
              <w:fldChar w:fldCharType="end"/>
            </w:r>
          </w:hyperlink>
        </w:p>
        <w:p w14:paraId="4F77D0CC" w14:textId="3AA6F630" w:rsidR="0010030B" w:rsidRDefault="00431F50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638901" w:history="1">
            <w:r w:rsidR="0010030B" w:rsidRPr="0087012C">
              <w:rPr>
                <w:rStyle w:val="Hyperlink"/>
                <w:rFonts w:cs="Arial"/>
                <w:noProof/>
              </w:rPr>
              <w:t>2.3.4</w:t>
            </w:r>
            <w:r w:rsidR="001003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0030B" w:rsidRPr="0087012C">
              <w:rPr>
                <w:rStyle w:val="Hyperlink"/>
                <w:rFonts w:cs="Arial"/>
                <w:noProof/>
              </w:rPr>
              <w:t>Dependencies</w:t>
            </w:r>
            <w:r w:rsidR="0010030B">
              <w:rPr>
                <w:noProof/>
                <w:webHidden/>
              </w:rPr>
              <w:tab/>
            </w:r>
            <w:r w:rsidR="0010030B">
              <w:rPr>
                <w:noProof/>
                <w:webHidden/>
              </w:rPr>
              <w:fldChar w:fldCharType="begin"/>
            </w:r>
            <w:r w:rsidR="0010030B">
              <w:rPr>
                <w:noProof/>
                <w:webHidden/>
              </w:rPr>
              <w:instrText xml:space="preserve"> PAGEREF _Toc27638901 \h </w:instrText>
            </w:r>
            <w:r w:rsidR="0010030B">
              <w:rPr>
                <w:noProof/>
                <w:webHidden/>
              </w:rPr>
            </w:r>
            <w:r w:rsidR="0010030B">
              <w:rPr>
                <w:noProof/>
                <w:webHidden/>
              </w:rPr>
              <w:fldChar w:fldCharType="separate"/>
            </w:r>
            <w:r w:rsidR="0010030B">
              <w:rPr>
                <w:noProof/>
                <w:webHidden/>
              </w:rPr>
              <w:t>5</w:t>
            </w:r>
            <w:r w:rsidR="0010030B">
              <w:rPr>
                <w:noProof/>
                <w:webHidden/>
              </w:rPr>
              <w:fldChar w:fldCharType="end"/>
            </w:r>
          </w:hyperlink>
        </w:p>
        <w:p w14:paraId="42920C5C" w14:textId="608E07C1" w:rsidR="0010030B" w:rsidRDefault="00431F50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638902" w:history="1">
            <w:r w:rsidR="0010030B" w:rsidRPr="0087012C">
              <w:rPr>
                <w:rStyle w:val="Hyperlink"/>
                <w:rFonts w:cs="Arial"/>
                <w:noProof/>
              </w:rPr>
              <w:t>2.3.5</w:t>
            </w:r>
            <w:r w:rsidR="001003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0030B" w:rsidRPr="0087012C">
              <w:rPr>
                <w:rStyle w:val="Hyperlink"/>
                <w:rFonts w:cs="Arial"/>
                <w:noProof/>
              </w:rPr>
              <w:t>Risks</w:t>
            </w:r>
            <w:r w:rsidR="0010030B">
              <w:rPr>
                <w:noProof/>
                <w:webHidden/>
              </w:rPr>
              <w:tab/>
            </w:r>
            <w:r w:rsidR="0010030B">
              <w:rPr>
                <w:noProof/>
                <w:webHidden/>
              </w:rPr>
              <w:fldChar w:fldCharType="begin"/>
            </w:r>
            <w:r w:rsidR="0010030B">
              <w:rPr>
                <w:noProof/>
                <w:webHidden/>
              </w:rPr>
              <w:instrText xml:space="preserve"> PAGEREF _Toc27638902 \h </w:instrText>
            </w:r>
            <w:r w:rsidR="0010030B">
              <w:rPr>
                <w:noProof/>
                <w:webHidden/>
              </w:rPr>
            </w:r>
            <w:r w:rsidR="0010030B">
              <w:rPr>
                <w:noProof/>
                <w:webHidden/>
              </w:rPr>
              <w:fldChar w:fldCharType="separate"/>
            </w:r>
            <w:r w:rsidR="0010030B">
              <w:rPr>
                <w:noProof/>
                <w:webHidden/>
              </w:rPr>
              <w:t>5</w:t>
            </w:r>
            <w:r w:rsidR="0010030B">
              <w:rPr>
                <w:noProof/>
                <w:webHidden/>
              </w:rPr>
              <w:fldChar w:fldCharType="end"/>
            </w:r>
          </w:hyperlink>
        </w:p>
        <w:p w14:paraId="77F0EEA0" w14:textId="2E4634BF" w:rsidR="0010030B" w:rsidRDefault="00431F5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638903" w:history="1">
            <w:r w:rsidR="0010030B" w:rsidRPr="0087012C">
              <w:rPr>
                <w:rStyle w:val="Hyperlink"/>
                <w:rFonts w:cs="Arial"/>
                <w:noProof/>
              </w:rPr>
              <w:t>3</w:t>
            </w:r>
            <w:r w:rsidR="001003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0030B" w:rsidRPr="0087012C">
              <w:rPr>
                <w:rStyle w:val="Hyperlink"/>
                <w:rFonts w:cs="Arial"/>
                <w:noProof/>
              </w:rPr>
              <w:t>Business Process Overview / Context Diagram / System Diagram</w:t>
            </w:r>
            <w:r w:rsidR="0010030B">
              <w:rPr>
                <w:noProof/>
                <w:webHidden/>
              </w:rPr>
              <w:tab/>
            </w:r>
            <w:r w:rsidR="0010030B">
              <w:rPr>
                <w:noProof/>
                <w:webHidden/>
              </w:rPr>
              <w:fldChar w:fldCharType="begin"/>
            </w:r>
            <w:r w:rsidR="0010030B">
              <w:rPr>
                <w:noProof/>
                <w:webHidden/>
              </w:rPr>
              <w:instrText xml:space="preserve"> PAGEREF _Toc27638903 \h </w:instrText>
            </w:r>
            <w:r w:rsidR="0010030B">
              <w:rPr>
                <w:noProof/>
                <w:webHidden/>
              </w:rPr>
            </w:r>
            <w:r w:rsidR="0010030B">
              <w:rPr>
                <w:noProof/>
                <w:webHidden/>
              </w:rPr>
              <w:fldChar w:fldCharType="separate"/>
            </w:r>
            <w:r w:rsidR="0010030B">
              <w:rPr>
                <w:noProof/>
                <w:webHidden/>
              </w:rPr>
              <w:t>6</w:t>
            </w:r>
            <w:r w:rsidR="0010030B">
              <w:rPr>
                <w:noProof/>
                <w:webHidden/>
              </w:rPr>
              <w:fldChar w:fldCharType="end"/>
            </w:r>
          </w:hyperlink>
        </w:p>
        <w:p w14:paraId="70FF5BB8" w14:textId="2A7D1EC6" w:rsidR="0010030B" w:rsidRDefault="00431F5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638904" w:history="1">
            <w:r w:rsidR="0010030B" w:rsidRPr="0087012C">
              <w:rPr>
                <w:rStyle w:val="Hyperlink"/>
                <w:rFonts w:cs="Arial"/>
                <w:noProof/>
              </w:rPr>
              <w:t>3.1</w:t>
            </w:r>
            <w:r w:rsidR="001003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0030B" w:rsidRPr="0087012C">
              <w:rPr>
                <w:rStyle w:val="Hyperlink"/>
                <w:rFonts w:cs="Arial"/>
                <w:noProof/>
              </w:rPr>
              <w:t>Current Business Process (As-Is)</w:t>
            </w:r>
            <w:r w:rsidR="0010030B">
              <w:rPr>
                <w:noProof/>
                <w:webHidden/>
              </w:rPr>
              <w:tab/>
            </w:r>
            <w:r w:rsidR="0010030B">
              <w:rPr>
                <w:noProof/>
                <w:webHidden/>
              </w:rPr>
              <w:fldChar w:fldCharType="begin"/>
            </w:r>
            <w:r w:rsidR="0010030B">
              <w:rPr>
                <w:noProof/>
                <w:webHidden/>
              </w:rPr>
              <w:instrText xml:space="preserve"> PAGEREF _Toc27638904 \h </w:instrText>
            </w:r>
            <w:r w:rsidR="0010030B">
              <w:rPr>
                <w:noProof/>
                <w:webHidden/>
              </w:rPr>
            </w:r>
            <w:r w:rsidR="0010030B">
              <w:rPr>
                <w:noProof/>
                <w:webHidden/>
              </w:rPr>
              <w:fldChar w:fldCharType="separate"/>
            </w:r>
            <w:r w:rsidR="0010030B">
              <w:rPr>
                <w:noProof/>
                <w:webHidden/>
              </w:rPr>
              <w:t>6</w:t>
            </w:r>
            <w:r w:rsidR="0010030B">
              <w:rPr>
                <w:noProof/>
                <w:webHidden/>
              </w:rPr>
              <w:fldChar w:fldCharType="end"/>
            </w:r>
          </w:hyperlink>
        </w:p>
        <w:p w14:paraId="0F6E9BC1" w14:textId="7D04CDD8" w:rsidR="0010030B" w:rsidRDefault="00431F5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638905" w:history="1">
            <w:r w:rsidR="0010030B" w:rsidRPr="0087012C">
              <w:rPr>
                <w:rStyle w:val="Hyperlink"/>
                <w:rFonts w:cs="Arial"/>
                <w:noProof/>
              </w:rPr>
              <w:t>3.2</w:t>
            </w:r>
            <w:r w:rsidR="001003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0030B" w:rsidRPr="0087012C">
              <w:rPr>
                <w:rStyle w:val="Hyperlink"/>
                <w:rFonts w:cs="Arial"/>
                <w:noProof/>
              </w:rPr>
              <w:t>Proposed Business Process (To-Be)</w:t>
            </w:r>
            <w:r w:rsidR="0010030B">
              <w:rPr>
                <w:noProof/>
                <w:webHidden/>
              </w:rPr>
              <w:tab/>
            </w:r>
            <w:r w:rsidR="0010030B">
              <w:rPr>
                <w:noProof/>
                <w:webHidden/>
              </w:rPr>
              <w:fldChar w:fldCharType="begin"/>
            </w:r>
            <w:r w:rsidR="0010030B">
              <w:rPr>
                <w:noProof/>
                <w:webHidden/>
              </w:rPr>
              <w:instrText xml:space="preserve"> PAGEREF _Toc27638905 \h </w:instrText>
            </w:r>
            <w:r w:rsidR="0010030B">
              <w:rPr>
                <w:noProof/>
                <w:webHidden/>
              </w:rPr>
            </w:r>
            <w:r w:rsidR="0010030B">
              <w:rPr>
                <w:noProof/>
                <w:webHidden/>
              </w:rPr>
              <w:fldChar w:fldCharType="separate"/>
            </w:r>
            <w:r w:rsidR="0010030B">
              <w:rPr>
                <w:noProof/>
                <w:webHidden/>
              </w:rPr>
              <w:t>6</w:t>
            </w:r>
            <w:r w:rsidR="0010030B">
              <w:rPr>
                <w:noProof/>
                <w:webHidden/>
              </w:rPr>
              <w:fldChar w:fldCharType="end"/>
            </w:r>
          </w:hyperlink>
        </w:p>
        <w:p w14:paraId="215A02F9" w14:textId="337CBF3F" w:rsidR="0010030B" w:rsidRDefault="00431F5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638906" w:history="1">
            <w:r w:rsidR="0010030B" w:rsidRPr="0087012C">
              <w:rPr>
                <w:rStyle w:val="Hyperlink"/>
                <w:rFonts w:cs="Arial"/>
                <w:noProof/>
              </w:rPr>
              <w:t>4</w:t>
            </w:r>
            <w:r w:rsidR="001003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0030B" w:rsidRPr="0087012C">
              <w:rPr>
                <w:rStyle w:val="Hyperlink"/>
                <w:rFonts w:cs="Arial"/>
                <w:noProof/>
              </w:rPr>
              <w:t>Business Requirements</w:t>
            </w:r>
            <w:r w:rsidR="0010030B">
              <w:rPr>
                <w:noProof/>
                <w:webHidden/>
              </w:rPr>
              <w:tab/>
            </w:r>
            <w:r w:rsidR="0010030B">
              <w:rPr>
                <w:noProof/>
                <w:webHidden/>
              </w:rPr>
              <w:fldChar w:fldCharType="begin"/>
            </w:r>
            <w:r w:rsidR="0010030B">
              <w:rPr>
                <w:noProof/>
                <w:webHidden/>
              </w:rPr>
              <w:instrText xml:space="preserve"> PAGEREF _Toc27638906 \h </w:instrText>
            </w:r>
            <w:r w:rsidR="0010030B">
              <w:rPr>
                <w:noProof/>
                <w:webHidden/>
              </w:rPr>
            </w:r>
            <w:r w:rsidR="0010030B">
              <w:rPr>
                <w:noProof/>
                <w:webHidden/>
              </w:rPr>
              <w:fldChar w:fldCharType="separate"/>
            </w:r>
            <w:r w:rsidR="0010030B">
              <w:rPr>
                <w:noProof/>
                <w:webHidden/>
              </w:rPr>
              <w:t>7</w:t>
            </w:r>
            <w:r w:rsidR="0010030B">
              <w:rPr>
                <w:noProof/>
                <w:webHidden/>
              </w:rPr>
              <w:fldChar w:fldCharType="end"/>
            </w:r>
          </w:hyperlink>
        </w:p>
        <w:p w14:paraId="1530C55B" w14:textId="51C19B16" w:rsidR="0010030B" w:rsidRDefault="00431F5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638907" w:history="1">
            <w:r w:rsidR="0010030B" w:rsidRPr="0087012C">
              <w:rPr>
                <w:rStyle w:val="Hyperlink"/>
                <w:rFonts w:cs="Arial"/>
                <w:noProof/>
              </w:rPr>
              <w:t>4.1</w:t>
            </w:r>
            <w:r w:rsidR="001003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0030B" w:rsidRPr="0087012C">
              <w:rPr>
                <w:rStyle w:val="Hyperlink"/>
                <w:rFonts w:cs="Arial"/>
                <w:noProof/>
              </w:rPr>
              <w:t>Business Requirements / User Stories</w:t>
            </w:r>
            <w:r w:rsidR="0010030B">
              <w:rPr>
                <w:noProof/>
                <w:webHidden/>
              </w:rPr>
              <w:tab/>
            </w:r>
            <w:r w:rsidR="0010030B">
              <w:rPr>
                <w:noProof/>
                <w:webHidden/>
              </w:rPr>
              <w:fldChar w:fldCharType="begin"/>
            </w:r>
            <w:r w:rsidR="0010030B">
              <w:rPr>
                <w:noProof/>
                <w:webHidden/>
              </w:rPr>
              <w:instrText xml:space="preserve"> PAGEREF _Toc27638907 \h </w:instrText>
            </w:r>
            <w:r w:rsidR="0010030B">
              <w:rPr>
                <w:noProof/>
                <w:webHidden/>
              </w:rPr>
            </w:r>
            <w:r w:rsidR="0010030B">
              <w:rPr>
                <w:noProof/>
                <w:webHidden/>
              </w:rPr>
              <w:fldChar w:fldCharType="separate"/>
            </w:r>
            <w:r w:rsidR="0010030B">
              <w:rPr>
                <w:noProof/>
                <w:webHidden/>
              </w:rPr>
              <w:t>7</w:t>
            </w:r>
            <w:r w:rsidR="0010030B">
              <w:rPr>
                <w:noProof/>
                <w:webHidden/>
              </w:rPr>
              <w:fldChar w:fldCharType="end"/>
            </w:r>
          </w:hyperlink>
        </w:p>
        <w:p w14:paraId="0B0FDEB2" w14:textId="63881ECA" w:rsidR="0010030B" w:rsidRDefault="00431F5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638908" w:history="1">
            <w:r w:rsidR="0010030B" w:rsidRPr="0087012C">
              <w:rPr>
                <w:rStyle w:val="Hyperlink"/>
                <w:noProof/>
              </w:rPr>
              <w:t>4.2</w:t>
            </w:r>
            <w:r w:rsidR="001003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0030B" w:rsidRPr="0087012C">
              <w:rPr>
                <w:rStyle w:val="Hyperlink"/>
                <w:noProof/>
              </w:rPr>
              <w:t>Dataphile table list (section will be completed in Phase 2)</w:t>
            </w:r>
            <w:r w:rsidR="0010030B">
              <w:rPr>
                <w:noProof/>
                <w:webHidden/>
              </w:rPr>
              <w:tab/>
            </w:r>
            <w:r w:rsidR="0010030B">
              <w:rPr>
                <w:noProof/>
                <w:webHidden/>
              </w:rPr>
              <w:fldChar w:fldCharType="begin"/>
            </w:r>
            <w:r w:rsidR="0010030B">
              <w:rPr>
                <w:noProof/>
                <w:webHidden/>
              </w:rPr>
              <w:instrText xml:space="preserve"> PAGEREF _Toc27638908 \h </w:instrText>
            </w:r>
            <w:r w:rsidR="0010030B">
              <w:rPr>
                <w:noProof/>
                <w:webHidden/>
              </w:rPr>
            </w:r>
            <w:r w:rsidR="0010030B">
              <w:rPr>
                <w:noProof/>
                <w:webHidden/>
              </w:rPr>
              <w:fldChar w:fldCharType="separate"/>
            </w:r>
            <w:r w:rsidR="0010030B">
              <w:rPr>
                <w:noProof/>
                <w:webHidden/>
              </w:rPr>
              <w:t>9</w:t>
            </w:r>
            <w:r w:rsidR="0010030B">
              <w:rPr>
                <w:noProof/>
                <w:webHidden/>
              </w:rPr>
              <w:fldChar w:fldCharType="end"/>
            </w:r>
          </w:hyperlink>
        </w:p>
        <w:p w14:paraId="7ADF13B3" w14:textId="30DD8E6F" w:rsidR="0010030B" w:rsidRDefault="00431F5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638909" w:history="1">
            <w:r w:rsidR="0010030B" w:rsidRPr="0087012C">
              <w:rPr>
                <w:rStyle w:val="Hyperlink"/>
                <w:rFonts w:cs="Arial"/>
                <w:noProof/>
              </w:rPr>
              <w:t>5</w:t>
            </w:r>
            <w:r w:rsidR="001003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0030B" w:rsidRPr="0087012C">
              <w:rPr>
                <w:rStyle w:val="Hyperlink"/>
                <w:rFonts w:cs="Arial"/>
                <w:noProof/>
              </w:rPr>
              <w:t>Latest Version see SharePoint Non-Functional and Technical Requirements</w:t>
            </w:r>
            <w:r w:rsidR="0010030B">
              <w:rPr>
                <w:noProof/>
                <w:webHidden/>
              </w:rPr>
              <w:tab/>
            </w:r>
            <w:r w:rsidR="0010030B">
              <w:rPr>
                <w:noProof/>
                <w:webHidden/>
              </w:rPr>
              <w:fldChar w:fldCharType="begin"/>
            </w:r>
            <w:r w:rsidR="0010030B">
              <w:rPr>
                <w:noProof/>
                <w:webHidden/>
              </w:rPr>
              <w:instrText xml:space="preserve"> PAGEREF _Toc27638909 \h </w:instrText>
            </w:r>
            <w:r w:rsidR="0010030B">
              <w:rPr>
                <w:noProof/>
                <w:webHidden/>
              </w:rPr>
            </w:r>
            <w:r w:rsidR="0010030B">
              <w:rPr>
                <w:noProof/>
                <w:webHidden/>
              </w:rPr>
              <w:fldChar w:fldCharType="separate"/>
            </w:r>
            <w:r w:rsidR="0010030B">
              <w:rPr>
                <w:noProof/>
                <w:webHidden/>
              </w:rPr>
              <w:t>10</w:t>
            </w:r>
            <w:r w:rsidR="0010030B">
              <w:rPr>
                <w:noProof/>
                <w:webHidden/>
              </w:rPr>
              <w:fldChar w:fldCharType="end"/>
            </w:r>
          </w:hyperlink>
        </w:p>
        <w:p w14:paraId="5B03AD57" w14:textId="7ABBCC29" w:rsidR="0010030B" w:rsidRDefault="00431F5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638910" w:history="1">
            <w:r w:rsidR="0010030B" w:rsidRPr="0087012C">
              <w:rPr>
                <w:rStyle w:val="Hyperlink"/>
                <w:rFonts w:cs="Arial"/>
                <w:noProof/>
              </w:rPr>
              <w:t>6</w:t>
            </w:r>
            <w:r w:rsidR="001003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0030B" w:rsidRPr="0087012C">
              <w:rPr>
                <w:rStyle w:val="Hyperlink"/>
                <w:rFonts w:cs="Arial"/>
                <w:noProof/>
              </w:rPr>
              <w:t>Business Rules</w:t>
            </w:r>
            <w:r w:rsidR="0010030B">
              <w:rPr>
                <w:noProof/>
                <w:webHidden/>
              </w:rPr>
              <w:tab/>
            </w:r>
            <w:r w:rsidR="0010030B">
              <w:rPr>
                <w:noProof/>
                <w:webHidden/>
              </w:rPr>
              <w:fldChar w:fldCharType="begin"/>
            </w:r>
            <w:r w:rsidR="0010030B">
              <w:rPr>
                <w:noProof/>
                <w:webHidden/>
              </w:rPr>
              <w:instrText xml:space="preserve"> PAGEREF _Toc27638910 \h </w:instrText>
            </w:r>
            <w:r w:rsidR="0010030B">
              <w:rPr>
                <w:noProof/>
                <w:webHidden/>
              </w:rPr>
            </w:r>
            <w:r w:rsidR="0010030B">
              <w:rPr>
                <w:noProof/>
                <w:webHidden/>
              </w:rPr>
              <w:fldChar w:fldCharType="separate"/>
            </w:r>
            <w:r w:rsidR="0010030B">
              <w:rPr>
                <w:noProof/>
                <w:webHidden/>
              </w:rPr>
              <w:t>10</w:t>
            </w:r>
            <w:r w:rsidR="0010030B">
              <w:rPr>
                <w:noProof/>
                <w:webHidden/>
              </w:rPr>
              <w:fldChar w:fldCharType="end"/>
            </w:r>
          </w:hyperlink>
        </w:p>
        <w:p w14:paraId="371DD16D" w14:textId="07DB8ED2" w:rsidR="0010030B" w:rsidRDefault="00431F5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638911" w:history="1">
            <w:r w:rsidR="0010030B" w:rsidRPr="0087012C">
              <w:rPr>
                <w:rStyle w:val="Hyperlink"/>
                <w:rFonts w:cs="Arial"/>
                <w:noProof/>
              </w:rPr>
              <w:t>7</w:t>
            </w:r>
            <w:r w:rsidR="001003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0030B" w:rsidRPr="0087012C">
              <w:rPr>
                <w:rStyle w:val="Hyperlink"/>
                <w:rFonts w:cs="Arial"/>
                <w:noProof/>
              </w:rPr>
              <w:t>Approvals</w:t>
            </w:r>
            <w:r w:rsidR="0010030B">
              <w:rPr>
                <w:noProof/>
                <w:webHidden/>
              </w:rPr>
              <w:tab/>
            </w:r>
            <w:r w:rsidR="0010030B">
              <w:rPr>
                <w:noProof/>
                <w:webHidden/>
              </w:rPr>
              <w:fldChar w:fldCharType="begin"/>
            </w:r>
            <w:r w:rsidR="0010030B">
              <w:rPr>
                <w:noProof/>
                <w:webHidden/>
              </w:rPr>
              <w:instrText xml:space="preserve"> PAGEREF _Toc27638911 \h </w:instrText>
            </w:r>
            <w:r w:rsidR="0010030B">
              <w:rPr>
                <w:noProof/>
                <w:webHidden/>
              </w:rPr>
            </w:r>
            <w:r w:rsidR="0010030B">
              <w:rPr>
                <w:noProof/>
                <w:webHidden/>
              </w:rPr>
              <w:fldChar w:fldCharType="separate"/>
            </w:r>
            <w:r w:rsidR="0010030B">
              <w:rPr>
                <w:noProof/>
                <w:webHidden/>
              </w:rPr>
              <w:t>10</w:t>
            </w:r>
            <w:r w:rsidR="0010030B">
              <w:rPr>
                <w:noProof/>
                <w:webHidden/>
              </w:rPr>
              <w:fldChar w:fldCharType="end"/>
            </w:r>
          </w:hyperlink>
        </w:p>
        <w:p w14:paraId="0DF80EE1" w14:textId="5EBB3712" w:rsidR="0010030B" w:rsidRDefault="00431F5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638912" w:history="1">
            <w:r w:rsidR="0010030B" w:rsidRPr="0087012C">
              <w:rPr>
                <w:rStyle w:val="Hyperlink"/>
                <w:rFonts w:cs="Arial"/>
                <w:noProof/>
              </w:rPr>
              <w:t>8</w:t>
            </w:r>
            <w:r w:rsidR="001003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0030B" w:rsidRPr="0087012C">
              <w:rPr>
                <w:rStyle w:val="Hyperlink"/>
                <w:rFonts w:cs="Arial"/>
                <w:noProof/>
              </w:rPr>
              <w:t>Appendices</w:t>
            </w:r>
            <w:r w:rsidR="0010030B">
              <w:rPr>
                <w:noProof/>
                <w:webHidden/>
              </w:rPr>
              <w:tab/>
            </w:r>
            <w:r w:rsidR="0010030B">
              <w:rPr>
                <w:noProof/>
                <w:webHidden/>
              </w:rPr>
              <w:fldChar w:fldCharType="begin"/>
            </w:r>
            <w:r w:rsidR="0010030B">
              <w:rPr>
                <w:noProof/>
                <w:webHidden/>
              </w:rPr>
              <w:instrText xml:space="preserve"> PAGEREF _Toc27638912 \h </w:instrText>
            </w:r>
            <w:r w:rsidR="0010030B">
              <w:rPr>
                <w:noProof/>
                <w:webHidden/>
              </w:rPr>
            </w:r>
            <w:r w:rsidR="0010030B">
              <w:rPr>
                <w:noProof/>
                <w:webHidden/>
              </w:rPr>
              <w:fldChar w:fldCharType="separate"/>
            </w:r>
            <w:r w:rsidR="0010030B">
              <w:rPr>
                <w:noProof/>
                <w:webHidden/>
              </w:rPr>
              <w:t>10</w:t>
            </w:r>
            <w:r w:rsidR="0010030B">
              <w:rPr>
                <w:noProof/>
                <w:webHidden/>
              </w:rPr>
              <w:fldChar w:fldCharType="end"/>
            </w:r>
          </w:hyperlink>
        </w:p>
        <w:p w14:paraId="005F7DC6" w14:textId="707AF0D2" w:rsidR="0010030B" w:rsidRDefault="00431F50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638913" w:history="1">
            <w:r w:rsidR="0010030B" w:rsidRPr="0087012C">
              <w:rPr>
                <w:rStyle w:val="Hyperlink"/>
                <w:noProof/>
              </w:rPr>
              <w:t>8.1.1</w:t>
            </w:r>
            <w:r w:rsidR="001003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0030B" w:rsidRPr="0087012C">
              <w:rPr>
                <w:rStyle w:val="Hyperlink"/>
                <w:noProof/>
              </w:rPr>
              <w:t>Data dictionaries</w:t>
            </w:r>
            <w:r w:rsidR="0010030B">
              <w:rPr>
                <w:noProof/>
                <w:webHidden/>
              </w:rPr>
              <w:tab/>
            </w:r>
            <w:r w:rsidR="0010030B">
              <w:rPr>
                <w:noProof/>
                <w:webHidden/>
              </w:rPr>
              <w:fldChar w:fldCharType="begin"/>
            </w:r>
            <w:r w:rsidR="0010030B">
              <w:rPr>
                <w:noProof/>
                <w:webHidden/>
              </w:rPr>
              <w:instrText xml:space="preserve"> PAGEREF _Toc27638913 \h </w:instrText>
            </w:r>
            <w:r w:rsidR="0010030B">
              <w:rPr>
                <w:noProof/>
                <w:webHidden/>
              </w:rPr>
            </w:r>
            <w:r w:rsidR="0010030B">
              <w:rPr>
                <w:noProof/>
                <w:webHidden/>
              </w:rPr>
              <w:fldChar w:fldCharType="separate"/>
            </w:r>
            <w:r w:rsidR="0010030B">
              <w:rPr>
                <w:noProof/>
                <w:webHidden/>
              </w:rPr>
              <w:t>10</w:t>
            </w:r>
            <w:r w:rsidR="0010030B">
              <w:rPr>
                <w:noProof/>
                <w:webHidden/>
              </w:rPr>
              <w:fldChar w:fldCharType="end"/>
            </w:r>
          </w:hyperlink>
        </w:p>
        <w:p w14:paraId="6A68B299" w14:textId="4311BDE2" w:rsidR="0010030B" w:rsidRDefault="00431F5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638914" w:history="1">
            <w:r w:rsidR="0010030B" w:rsidRPr="0087012C">
              <w:rPr>
                <w:rStyle w:val="Hyperlink"/>
                <w:noProof/>
              </w:rPr>
              <w:t>.   See attached in sharepoint</w:t>
            </w:r>
            <w:r w:rsidR="0010030B">
              <w:rPr>
                <w:noProof/>
                <w:webHidden/>
              </w:rPr>
              <w:tab/>
            </w:r>
            <w:r w:rsidR="0010030B">
              <w:rPr>
                <w:noProof/>
                <w:webHidden/>
              </w:rPr>
              <w:fldChar w:fldCharType="begin"/>
            </w:r>
            <w:r w:rsidR="0010030B">
              <w:rPr>
                <w:noProof/>
                <w:webHidden/>
              </w:rPr>
              <w:instrText xml:space="preserve"> PAGEREF _Toc27638914 \h </w:instrText>
            </w:r>
            <w:r w:rsidR="0010030B">
              <w:rPr>
                <w:noProof/>
                <w:webHidden/>
              </w:rPr>
            </w:r>
            <w:r w:rsidR="0010030B">
              <w:rPr>
                <w:noProof/>
                <w:webHidden/>
              </w:rPr>
              <w:fldChar w:fldCharType="separate"/>
            </w:r>
            <w:r w:rsidR="0010030B">
              <w:rPr>
                <w:noProof/>
                <w:webHidden/>
              </w:rPr>
              <w:t>10</w:t>
            </w:r>
            <w:r w:rsidR="0010030B">
              <w:rPr>
                <w:noProof/>
                <w:webHidden/>
              </w:rPr>
              <w:fldChar w:fldCharType="end"/>
            </w:r>
          </w:hyperlink>
        </w:p>
        <w:p w14:paraId="4D989516" w14:textId="12AA28A8" w:rsidR="0010030B" w:rsidRDefault="00431F50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638915" w:history="1">
            <w:r w:rsidR="0010030B" w:rsidRPr="0087012C">
              <w:rPr>
                <w:rStyle w:val="Hyperlink"/>
                <w:noProof/>
              </w:rPr>
              <w:t>8.1.2</w:t>
            </w:r>
            <w:r w:rsidR="001003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0030B" w:rsidRPr="0087012C">
              <w:rPr>
                <w:rStyle w:val="Hyperlink"/>
                <w:noProof/>
              </w:rPr>
              <w:t>DSA</w:t>
            </w:r>
            <w:r w:rsidR="0010030B">
              <w:rPr>
                <w:noProof/>
                <w:webHidden/>
              </w:rPr>
              <w:tab/>
            </w:r>
            <w:r w:rsidR="0010030B">
              <w:rPr>
                <w:noProof/>
                <w:webHidden/>
              </w:rPr>
              <w:fldChar w:fldCharType="begin"/>
            </w:r>
            <w:r w:rsidR="0010030B">
              <w:rPr>
                <w:noProof/>
                <w:webHidden/>
              </w:rPr>
              <w:instrText xml:space="preserve"> PAGEREF _Toc27638915 \h </w:instrText>
            </w:r>
            <w:r w:rsidR="0010030B">
              <w:rPr>
                <w:noProof/>
                <w:webHidden/>
              </w:rPr>
            </w:r>
            <w:r w:rsidR="0010030B">
              <w:rPr>
                <w:noProof/>
                <w:webHidden/>
              </w:rPr>
              <w:fldChar w:fldCharType="separate"/>
            </w:r>
            <w:r w:rsidR="0010030B">
              <w:rPr>
                <w:noProof/>
                <w:webHidden/>
              </w:rPr>
              <w:t>10</w:t>
            </w:r>
            <w:r w:rsidR="0010030B">
              <w:rPr>
                <w:noProof/>
                <w:webHidden/>
              </w:rPr>
              <w:fldChar w:fldCharType="end"/>
            </w:r>
          </w:hyperlink>
        </w:p>
        <w:p w14:paraId="719C5EBB" w14:textId="43360345" w:rsidR="0010030B" w:rsidRDefault="00431F50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638916" w:history="1">
            <w:r w:rsidR="0010030B" w:rsidRPr="0087012C">
              <w:rPr>
                <w:rStyle w:val="Hyperlink"/>
                <w:noProof/>
              </w:rPr>
              <w:t>8.1.3</w:t>
            </w:r>
            <w:r w:rsidR="001003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0030B" w:rsidRPr="0087012C">
              <w:rPr>
                <w:rStyle w:val="Hyperlink"/>
                <w:noProof/>
              </w:rPr>
              <w:t>Data discussion points</w:t>
            </w:r>
            <w:r w:rsidR="0010030B">
              <w:rPr>
                <w:noProof/>
                <w:webHidden/>
              </w:rPr>
              <w:tab/>
            </w:r>
            <w:r w:rsidR="0010030B">
              <w:rPr>
                <w:noProof/>
                <w:webHidden/>
              </w:rPr>
              <w:fldChar w:fldCharType="begin"/>
            </w:r>
            <w:r w:rsidR="0010030B">
              <w:rPr>
                <w:noProof/>
                <w:webHidden/>
              </w:rPr>
              <w:instrText xml:space="preserve"> PAGEREF _Toc27638916 \h </w:instrText>
            </w:r>
            <w:r w:rsidR="0010030B">
              <w:rPr>
                <w:noProof/>
                <w:webHidden/>
              </w:rPr>
            </w:r>
            <w:r w:rsidR="0010030B">
              <w:rPr>
                <w:noProof/>
                <w:webHidden/>
              </w:rPr>
              <w:fldChar w:fldCharType="separate"/>
            </w:r>
            <w:r w:rsidR="0010030B">
              <w:rPr>
                <w:noProof/>
                <w:webHidden/>
              </w:rPr>
              <w:t>11</w:t>
            </w:r>
            <w:r w:rsidR="0010030B">
              <w:rPr>
                <w:noProof/>
                <w:webHidden/>
              </w:rPr>
              <w:fldChar w:fldCharType="end"/>
            </w:r>
          </w:hyperlink>
        </w:p>
        <w:p w14:paraId="7A6ECF00" w14:textId="3669D7F5" w:rsidR="00FD7F63" w:rsidRPr="00513B2F" w:rsidRDefault="00FD7F63">
          <w:pPr>
            <w:rPr>
              <w:rFonts w:asciiTheme="minorHAnsi" w:hAnsiTheme="minorHAnsi" w:cs="Arial"/>
            </w:rPr>
          </w:pPr>
          <w:r w:rsidRPr="00513B2F">
            <w:rPr>
              <w:rFonts w:asciiTheme="minorHAnsi" w:hAnsiTheme="minorHAnsi" w:cs="Arial"/>
              <w:b/>
              <w:bCs/>
              <w:noProof/>
            </w:rPr>
            <w:fldChar w:fldCharType="end"/>
          </w:r>
        </w:p>
      </w:sdtContent>
    </w:sdt>
    <w:p w14:paraId="5A369E25" w14:textId="4339D68A" w:rsidR="001A17DD" w:rsidRDefault="001A17DD">
      <w:pPr>
        <w:widowControl/>
        <w:spacing w:after="200" w:line="276" w:lineRule="auto"/>
        <w:rPr>
          <w:rFonts w:asciiTheme="minorHAnsi" w:hAnsiTheme="minorHAnsi" w:cs="Arial"/>
          <w:b/>
          <w:sz w:val="24"/>
        </w:rPr>
      </w:pPr>
      <w:r>
        <w:rPr>
          <w:rFonts w:asciiTheme="minorHAnsi" w:hAnsiTheme="minorHAnsi" w:cs="Arial"/>
          <w:b/>
          <w:sz w:val="24"/>
        </w:rPr>
        <w:br w:type="page"/>
      </w:r>
    </w:p>
    <w:p w14:paraId="5A369E27" w14:textId="00C6A5F9" w:rsidR="008C516C" w:rsidRPr="00513B2F" w:rsidRDefault="4B5FC726" w:rsidP="00B37C0F">
      <w:pPr>
        <w:pStyle w:val="Heading1"/>
        <w:rPr>
          <w:rFonts w:asciiTheme="minorHAnsi" w:hAnsiTheme="minorHAnsi" w:cs="Arial"/>
        </w:rPr>
      </w:pPr>
      <w:bookmarkStart w:id="49" w:name="_Toc182888881"/>
      <w:bookmarkStart w:id="50" w:name="_Toc163449926"/>
      <w:bookmarkStart w:id="51" w:name="_Toc436221586"/>
      <w:bookmarkStart w:id="52" w:name="_Toc440007349"/>
      <w:bookmarkStart w:id="53" w:name="_Toc440007997"/>
      <w:bookmarkStart w:id="54" w:name="_Toc27638894"/>
      <w:r w:rsidRPr="00513B2F">
        <w:rPr>
          <w:rFonts w:asciiTheme="minorHAnsi" w:hAnsiTheme="minorHAnsi" w:cs="Arial"/>
        </w:rPr>
        <w:t>Project Summary</w:t>
      </w:r>
      <w:bookmarkEnd w:id="49"/>
      <w:bookmarkEnd w:id="50"/>
      <w:bookmarkEnd w:id="51"/>
      <w:bookmarkEnd w:id="52"/>
      <w:bookmarkEnd w:id="53"/>
      <w:bookmarkEnd w:id="54"/>
    </w:p>
    <w:p w14:paraId="5FD9E93E" w14:textId="77777777" w:rsidR="003D754B" w:rsidRPr="00513B2F" w:rsidRDefault="003D754B" w:rsidP="00F05FB9">
      <w:pPr>
        <w:pStyle w:val="Heading1"/>
        <w:numPr>
          <w:ilvl w:val="0"/>
          <w:numId w:val="0"/>
        </w:numPr>
        <w:ind w:left="432"/>
        <w:rPr>
          <w:rFonts w:asciiTheme="minorHAnsi" w:hAnsiTheme="minorHAnsi" w:cs="Arial"/>
        </w:rPr>
      </w:pPr>
    </w:p>
    <w:p w14:paraId="5A369E28" w14:textId="77777777" w:rsidR="008C516C" w:rsidRPr="00513B2F" w:rsidRDefault="4B5FC726" w:rsidP="00B37C0F">
      <w:pPr>
        <w:pStyle w:val="Heading2"/>
        <w:rPr>
          <w:rFonts w:asciiTheme="minorHAnsi" w:hAnsiTheme="minorHAnsi" w:cs="Arial"/>
          <w:b w:val="0"/>
          <w:sz w:val="22"/>
          <w:szCs w:val="22"/>
        </w:rPr>
      </w:pPr>
      <w:bookmarkStart w:id="55" w:name="_Toc182888883"/>
      <w:bookmarkStart w:id="56" w:name="_Toc436221588"/>
      <w:bookmarkStart w:id="57" w:name="_Toc440007351"/>
      <w:bookmarkStart w:id="58" w:name="_Toc27638895"/>
      <w:r w:rsidRPr="00513B2F">
        <w:rPr>
          <w:rFonts w:asciiTheme="minorHAnsi" w:hAnsiTheme="minorHAnsi" w:cs="Arial"/>
          <w:b w:val="0"/>
          <w:sz w:val="22"/>
          <w:szCs w:val="22"/>
        </w:rPr>
        <w:t>Background &amp; Overview</w:t>
      </w:r>
      <w:bookmarkEnd w:id="55"/>
      <w:bookmarkEnd w:id="56"/>
      <w:bookmarkEnd w:id="57"/>
      <w:bookmarkEnd w:id="58"/>
    </w:p>
    <w:p w14:paraId="5819F9E2" w14:textId="4A42E916" w:rsidR="00085939" w:rsidRDefault="00D37E9A" w:rsidP="00D37E9A">
      <w:pPr>
        <w:pStyle w:val="Hints"/>
        <w:ind w:left="576"/>
        <w:rPr>
          <w:rFonts w:asciiTheme="minorHAnsi" w:hAnsiTheme="minorHAnsi" w:cs="Arial"/>
          <w:color w:val="auto"/>
        </w:rPr>
      </w:pPr>
      <w:bookmarkStart w:id="59" w:name="_Hlk524513276"/>
      <w:r w:rsidRPr="001A17DD">
        <w:rPr>
          <w:rFonts w:asciiTheme="minorHAnsi" w:hAnsiTheme="minorHAnsi" w:cs="Arial"/>
          <w:color w:val="auto"/>
        </w:rPr>
        <w:t xml:space="preserve">This project is part of the enterprise wide Global Wealth and Asset Management (GWAM) </w:t>
      </w:r>
      <w:r w:rsidR="0044070E" w:rsidRPr="0044070E">
        <w:rPr>
          <w:rFonts w:asciiTheme="minorHAnsi" w:hAnsiTheme="minorHAnsi" w:cs="Arial"/>
          <w:color w:val="auto"/>
        </w:rPr>
        <w:t>Assets</w:t>
      </w:r>
      <w:r w:rsidR="001A17DD" w:rsidRPr="001A17DD">
        <w:rPr>
          <w:rFonts w:asciiTheme="minorHAnsi" w:hAnsiTheme="minorHAnsi" w:cs="Arial"/>
          <w:color w:val="auto"/>
        </w:rPr>
        <w:t xml:space="preserve"> Under Management (AUM) </w:t>
      </w:r>
      <w:r w:rsidRPr="001A17DD">
        <w:rPr>
          <w:rFonts w:asciiTheme="minorHAnsi" w:hAnsiTheme="minorHAnsi" w:cs="Arial"/>
          <w:color w:val="auto"/>
        </w:rPr>
        <w:t xml:space="preserve">project. The purpose of this project is to </w:t>
      </w:r>
      <w:r w:rsidR="00085939">
        <w:rPr>
          <w:rFonts w:asciiTheme="minorHAnsi" w:hAnsiTheme="minorHAnsi" w:cs="Arial"/>
          <w:color w:val="auto"/>
        </w:rPr>
        <w:t xml:space="preserve">provide daily automated </w:t>
      </w:r>
      <w:r w:rsidR="00F46A11" w:rsidRPr="00085939">
        <w:rPr>
          <w:rFonts w:asciiTheme="minorHAnsi" w:hAnsiTheme="minorHAnsi" w:cs="Arial"/>
          <w:color w:val="auto"/>
        </w:rPr>
        <w:t>self-service</w:t>
      </w:r>
      <w:r w:rsidR="00085939" w:rsidRPr="00085939">
        <w:rPr>
          <w:rFonts w:asciiTheme="minorHAnsi" w:hAnsiTheme="minorHAnsi" w:cs="Arial"/>
          <w:color w:val="auto"/>
        </w:rPr>
        <w:t xml:space="preserve"> reporting and analysis for WAM Finance with improved insights to business partners for better decision-making</w:t>
      </w:r>
      <w:r w:rsidR="00085939">
        <w:rPr>
          <w:rFonts w:asciiTheme="minorHAnsi" w:hAnsiTheme="minorHAnsi" w:cs="Arial"/>
          <w:color w:val="auto"/>
        </w:rPr>
        <w:t>.   This aligns with</w:t>
      </w:r>
      <w:r w:rsidR="00085939" w:rsidRPr="00085939">
        <w:rPr>
          <w:rFonts w:asciiTheme="minorHAnsi" w:hAnsiTheme="minorHAnsi" w:cs="Arial"/>
          <w:color w:val="auto"/>
        </w:rPr>
        <w:t xml:space="preserve"> the GWAM Data Strategy and Technologies to provide accessible, secure and timely financial (GL) and non-financial (e.g. AUM/flows) data in aggregate and at the level of detail needed to satisfy WAM Finance reporting and analysis requirements.</w:t>
      </w:r>
    </w:p>
    <w:p w14:paraId="0B72E0E1" w14:textId="77777777" w:rsidR="00085939" w:rsidRDefault="00085939" w:rsidP="00D37E9A">
      <w:pPr>
        <w:pStyle w:val="Hints"/>
        <w:ind w:left="576"/>
        <w:rPr>
          <w:rFonts w:asciiTheme="minorHAnsi" w:hAnsiTheme="minorHAnsi" w:cs="Arial"/>
          <w:color w:val="auto"/>
        </w:rPr>
      </w:pPr>
    </w:p>
    <w:p w14:paraId="1B7B911C" w14:textId="56E35EBF" w:rsidR="00D37E9A" w:rsidRPr="001A17DD" w:rsidRDefault="00085939" w:rsidP="00D37E9A">
      <w:pPr>
        <w:pStyle w:val="Hints"/>
        <w:ind w:left="576"/>
        <w:rPr>
          <w:rFonts w:asciiTheme="minorHAnsi" w:hAnsiTheme="minorHAnsi" w:cs="Arial"/>
          <w:color w:val="auto"/>
        </w:rPr>
      </w:pPr>
      <w:r>
        <w:rPr>
          <w:rFonts w:asciiTheme="minorHAnsi" w:hAnsiTheme="minorHAnsi" w:cs="Arial"/>
          <w:color w:val="auto"/>
        </w:rPr>
        <w:t xml:space="preserve">The data team will provide finance </w:t>
      </w:r>
      <w:r w:rsidR="00D37E9A" w:rsidRPr="001A17DD">
        <w:rPr>
          <w:rFonts w:asciiTheme="minorHAnsi" w:hAnsiTheme="minorHAnsi" w:cs="Arial"/>
          <w:color w:val="auto"/>
        </w:rPr>
        <w:t>end users a holistic view of multiple lines of business under one central location, Investment Division Data Lake (</w:t>
      </w:r>
      <w:proofErr w:type="spellStart"/>
      <w:r w:rsidR="00D37E9A" w:rsidRPr="001A17DD">
        <w:rPr>
          <w:rFonts w:asciiTheme="minorHAnsi" w:hAnsiTheme="minorHAnsi" w:cs="Arial"/>
          <w:color w:val="auto"/>
        </w:rPr>
        <w:t>a.k.</w:t>
      </w:r>
      <w:proofErr w:type="gramStart"/>
      <w:r w:rsidR="00D37E9A" w:rsidRPr="001A17DD">
        <w:rPr>
          <w:rFonts w:asciiTheme="minorHAnsi" w:hAnsiTheme="minorHAnsi" w:cs="Arial"/>
          <w:color w:val="auto"/>
        </w:rPr>
        <w:t>a</w:t>
      </w:r>
      <w:proofErr w:type="spellEnd"/>
      <w:proofErr w:type="gramEnd"/>
      <w:r w:rsidR="00D37E9A" w:rsidRPr="001A17DD">
        <w:rPr>
          <w:rFonts w:asciiTheme="minorHAnsi" w:hAnsiTheme="minorHAnsi" w:cs="Arial"/>
          <w:color w:val="auto"/>
        </w:rPr>
        <w:t xml:space="preserve"> IDDL). </w:t>
      </w:r>
    </w:p>
    <w:p w14:paraId="6E7A94E5" w14:textId="77777777" w:rsidR="00D37E9A" w:rsidRPr="001A17DD" w:rsidRDefault="00D37E9A" w:rsidP="00D37E9A">
      <w:pPr>
        <w:pStyle w:val="Hints"/>
        <w:ind w:left="576"/>
        <w:rPr>
          <w:rFonts w:asciiTheme="minorHAnsi" w:hAnsiTheme="minorHAnsi" w:cs="Arial"/>
          <w:color w:val="auto"/>
        </w:rPr>
      </w:pPr>
    </w:p>
    <w:p w14:paraId="79D7C444" w14:textId="4221FAE3" w:rsidR="001A17DD" w:rsidRPr="001A17DD" w:rsidRDefault="00D37E9A" w:rsidP="00D37E9A">
      <w:pPr>
        <w:pStyle w:val="Hints"/>
        <w:ind w:left="576"/>
        <w:rPr>
          <w:rFonts w:asciiTheme="minorHAnsi" w:hAnsiTheme="minorHAnsi" w:cs="Arial"/>
          <w:color w:val="auto"/>
        </w:rPr>
      </w:pPr>
      <w:r w:rsidRPr="001A17DD">
        <w:rPr>
          <w:rFonts w:asciiTheme="minorHAnsi" w:hAnsiTheme="minorHAnsi" w:cs="Arial"/>
          <w:color w:val="auto"/>
        </w:rPr>
        <w:t xml:space="preserve">There are multiple systems and data sources required in </w:t>
      </w:r>
      <w:r w:rsidR="00CE590B">
        <w:rPr>
          <w:rFonts w:asciiTheme="minorHAnsi" w:hAnsiTheme="minorHAnsi" w:cs="Arial"/>
          <w:color w:val="auto"/>
        </w:rPr>
        <w:t>IDDL</w:t>
      </w:r>
      <w:r w:rsidR="00967FD2">
        <w:rPr>
          <w:rFonts w:asciiTheme="minorHAnsi" w:hAnsiTheme="minorHAnsi" w:cs="Arial"/>
          <w:color w:val="auto"/>
        </w:rPr>
        <w:t xml:space="preserve"> </w:t>
      </w:r>
      <w:r w:rsidRPr="001A17DD">
        <w:rPr>
          <w:rFonts w:asciiTheme="minorHAnsi" w:hAnsiTheme="minorHAnsi" w:cs="Arial"/>
          <w:color w:val="auto"/>
        </w:rPr>
        <w:t xml:space="preserve">for this project and this requirement document is focusing on data required </w:t>
      </w:r>
      <w:r w:rsidR="001A17DD" w:rsidRPr="001A17DD">
        <w:rPr>
          <w:rFonts w:asciiTheme="minorHAnsi" w:hAnsiTheme="minorHAnsi" w:cs="Arial"/>
          <w:color w:val="auto"/>
        </w:rPr>
        <w:t xml:space="preserve">from </w:t>
      </w:r>
      <w:r w:rsidR="00976515">
        <w:rPr>
          <w:rFonts w:asciiTheme="minorHAnsi" w:hAnsiTheme="minorHAnsi" w:cs="Arial"/>
          <w:color w:val="auto"/>
        </w:rPr>
        <w:t>DataPhile Progress</w:t>
      </w:r>
      <w:r w:rsidR="001A17DD" w:rsidRPr="001A17DD">
        <w:rPr>
          <w:rFonts w:asciiTheme="minorHAnsi" w:hAnsiTheme="minorHAnsi" w:cs="Arial"/>
          <w:color w:val="auto"/>
        </w:rPr>
        <w:t xml:space="preserve"> da</w:t>
      </w:r>
      <w:r w:rsidRPr="001A17DD">
        <w:rPr>
          <w:rFonts w:asciiTheme="minorHAnsi" w:hAnsiTheme="minorHAnsi" w:cs="Arial"/>
          <w:color w:val="auto"/>
        </w:rPr>
        <w:t xml:space="preserve">tabase into </w:t>
      </w:r>
      <w:r w:rsidR="00CE590B">
        <w:rPr>
          <w:rFonts w:asciiTheme="minorHAnsi" w:hAnsiTheme="minorHAnsi" w:cs="Arial"/>
          <w:color w:val="auto"/>
        </w:rPr>
        <w:t>IDDL</w:t>
      </w:r>
      <w:r w:rsidR="00967FD2">
        <w:rPr>
          <w:rFonts w:asciiTheme="minorHAnsi" w:hAnsiTheme="minorHAnsi" w:cs="Arial"/>
          <w:color w:val="auto"/>
        </w:rPr>
        <w:t xml:space="preserve"> </w:t>
      </w:r>
      <w:r w:rsidRPr="001A17DD">
        <w:rPr>
          <w:rFonts w:asciiTheme="minorHAnsi" w:hAnsiTheme="minorHAnsi" w:cs="Arial"/>
          <w:color w:val="auto"/>
        </w:rPr>
        <w:t xml:space="preserve">ingestion layer. </w:t>
      </w:r>
      <w:r w:rsidR="00976515">
        <w:rPr>
          <w:rFonts w:asciiTheme="minorHAnsi" w:hAnsiTheme="minorHAnsi" w:cs="Arial"/>
          <w:color w:val="auto"/>
        </w:rPr>
        <w:t xml:space="preserve">  The current </w:t>
      </w:r>
      <w:r w:rsidR="0008129D">
        <w:rPr>
          <w:rFonts w:asciiTheme="minorHAnsi" w:hAnsiTheme="minorHAnsi" w:cs="Arial"/>
          <w:color w:val="auto"/>
        </w:rPr>
        <w:t>DataPhile Progress</w:t>
      </w:r>
      <w:r w:rsidR="0008129D" w:rsidRPr="001A17DD">
        <w:rPr>
          <w:rFonts w:asciiTheme="minorHAnsi" w:hAnsiTheme="minorHAnsi" w:cs="Arial"/>
          <w:color w:val="auto"/>
        </w:rPr>
        <w:t xml:space="preserve"> database</w:t>
      </w:r>
      <w:r w:rsidR="0008129D">
        <w:rPr>
          <w:rFonts w:asciiTheme="minorHAnsi" w:hAnsiTheme="minorHAnsi" w:cs="Arial"/>
          <w:color w:val="auto"/>
        </w:rPr>
        <w:t xml:space="preserve"> contains over 20 years of history but has been used for reporting in the last two years. </w:t>
      </w:r>
    </w:p>
    <w:p w14:paraId="0F5431A7" w14:textId="3765A432" w:rsidR="002B34F4" w:rsidRDefault="002B34F4" w:rsidP="001501AB">
      <w:pPr>
        <w:pStyle w:val="Hints"/>
        <w:ind w:left="576"/>
        <w:rPr>
          <w:rFonts w:asciiTheme="minorHAnsi" w:hAnsiTheme="minorHAnsi" w:cs="Arial"/>
          <w:color w:val="auto"/>
        </w:rPr>
      </w:pPr>
    </w:p>
    <w:p w14:paraId="40D433DE" w14:textId="23E32717" w:rsidR="00C66257" w:rsidRDefault="00B10B81" w:rsidP="001501AB">
      <w:pPr>
        <w:pStyle w:val="Hints"/>
        <w:ind w:left="576"/>
        <w:rPr>
          <w:rFonts w:asciiTheme="minorHAnsi" w:hAnsiTheme="minorHAnsi" w:cs="Arial"/>
          <w:color w:val="auto"/>
        </w:rPr>
      </w:pPr>
      <w:r>
        <w:rPr>
          <w:rFonts w:asciiTheme="minorHAnsi" w:hAnsiTheme="minorHAnsi" w:cs="Arial"/>
          <w:color w:val="auto"/>
        </w:rPr>
        <w:t>DataPhile i</w:t>
      </w:r>
      <w:r w:rsidR="00E01446">
        <w:rPr>
          <w:rFonts w:asciiTheme="minorHAnsi" w:hAnsiTheme="minorHAnsi" w:cs="Arial"/>
          <w:color w:val="auto"/>
        </w:rPr>
        <w:t>s</w:t>
      </w:r>
      <w:r w:rsidR="00BC19F6">
        <w:rPr>
          <w:rFonts w:asciiTheme="minorHAnsi" w:hAnsiTheme="minorHAnsi" w:cs="Arial"/>
          <w:color w:val="auto"/>
        </w:rPr>
        <w:t xml:space="preserve"> </w:t>
      </w:r>
      <w:r w:rsidR="00F46A11">
        <w:rPr>
          <w:rFonts w:asciiTheme="minorHAnsi" w:hAnsiTheme="minorHAnsi" w:cs="Arial"/>
          <w:color w:val="auto"/>
        </w:rPr>
        <w:t>an</w:t>
      </w:r>
      <w:r w:rsidR="00E01446">
        <w:rPr>
          <w:rFonts w:asciiTheme="minorHAnsi" w:hAnsiTheme="minorHAnsi" w:cs="Arial"/>
          <w:color w:val="auto"/>
        </w:rPr>
        <w:t xml:space="preserve"> </w:t>
      </w:r>
      <w:r w:rsidR="00F36784">
        <w:rPr>
          <w:rFonts w:asciiTheme="minorHAnsi" w:hAnsiTheme="minorHAnsi" w:cs="Arial"/>
          <w:color w:val="auto"/>
        </w:rPr>
        <w:t>e</w:t>
      </w:r>
      <w:r>
        <w:rPr>
          <w:rFonts w:asciiTheme="minorHAnsi" w:hAnsiTheme="minorHAnsi" w:cs="Arial"/>
          <w:color w:val="auto"/>
        </w:rPr>
        <w:t xml:space="preserve">lectronic record keeping system </w:t>
      </w:r>
      <w:r w:rsidR="001A17DD">
        <w:rPr>
          <w:rFonts w:asciiTheme="minorHAnsi" w:hAnsiTheme="minorHAnsi" w:cs="Arial"/>
          <w:color w:val="auto"/>
        </w:rPr>
        <w:t xml:space="preserve">that services the Canadian </w:t>
      </w:r>
      <w:r>
        <w:rPr>
          <w:rFonts w:asciiTheme="minorHAnsi" w:hAnsiTheme="minorHAnsi" w:cs="Arial"/>
          <w:color w:val="auto"/>
        </w:rPr>
        <w:t xml:space="preserve"> retail business unit called Manulife Securities. </w:t>
      </w:r>
      <w:r w:rsidR="00C66257" w:rsidRPr="00C66257">
        <w:rPr>
          <w:rFonts w:asciiTheme="minorHAnsi" w:hAnsiTheme="minorHAnsi" w:cs="Arial"/>
          <w:color w:val="auto"/>
        </w:rPr>
        <w:t xml:space="preserve">Manulife Securities has $39 billion* in assets under administration and is a wholly-owned subsidiary of Manulife Financial </w:t>
      </w:r>
      <w:r>
        <w:rPr>
          <w:rFonts w:asciiTheme="minorHAnsi" w:hAnsiTheme="minorHAnsi" w:cs="Arial"/>
          <w:color w:val="auto"/>
        </w:rPr>
        <w:t>Manulife</w:t>
      </w:r>
      <w:r w:rsidR="00C66257">
        <w:rPr>
          <w:rFonts w:asciiTheme="minorHAnsi" w:hAnsiTheme="minorHAnsi" w:cs="Arial"/>
          <w:color w:val="auto"/>
        </w:rPr>
        <w:t>.  The company services client with both Manulife  funds as well as other types of S</w:t>
      </w:r>
      <w:r>
        <w:rPr>
          <w:rFonts w:asciiTheme="minorHAnsi" w:hAnsiTheme="minorHAnsi" w:cs="Arial"/>
          <w:color w:val="auto"/>
        </w:rPr>
        <w:t xml:space="preserve">ecurities </w:t>
      </w:r>
      <w:r w:rsidR="00C66257">
        <w:rPr>
          <w:rFonts w:asciiTheme="minorHAnsi" w:hAnsiTheme="minorHAnsi" w:cs="Arial"/>
          <w:color w:val="auto"/>
        </w:rPr>
        <w:t xml:space="preserve">that are </w:t>
      </w:r>
      <w:proofErr w:type="spellStart"/>
      <w:r w:rsidR="00C66257">
        <w:rPr>
          <w:rFonts w:asciiTheme="minorHAnsi" w:hAnsiTheme="minorHAnsi" w:cs="Arial"/>
          <w:color w:val="auto"/>
        </w:rPr>
        <w:t>reffred</w:t>
      </w:r>
      <w:proofErr w:type="spellEnd"/>
      <w:r w:rsidR="00C66257">
        <w:rPr>
          <w:rFonts w:asciiTheme="minorHAnsi" w:hAnsiTheme="minorHAnsi" w:cs="Arial"/>
          <w:color w:val="auto"/>
        </w:rPr>
        <w:t xml:space="preserve"> to as Assets under administration (ASA) </w:t>
      </w:r>
      <w:r w:rsidR="00AE7FCC">
        <w:rPr>
          <w:rFonts w:asciiTheme="minorHAnsi" w:hAnsiTheme="minorHAnsi" w:cs="Arial"/>
          <w:color w:val="auto"/>
        </w:rPr>
        <w:t xml:space="preserve">. </w:t>
      </w:r>
    </w:p>
    <w:p w14:paraId="28BBD25B" w14:textId="77777777" w:rsidR="00C66257" w:rsidRDefault="00C66257" w:rsidP="001501AB">
      <w:pPr>
        <w:pStyle w:val="Hints"/>
        <w:ind w:left="576"/>
        <w:rPr>
          <w:rFonts w:asciiTheme="minorHAnsi" w:hAnsiTheme="minorHAnsi" w:cs="Arial"/>
          <w:color w:val="auto"/>
        </w:rPr>
      </w:pPr>
    </w:p>
    <w:p w14:paraId="0AA41898" w14:textId="30E97ADF" w:rsidR="002532F4" w:rsidRPr="003C1439" w:rsidRDefault="00C66257" w:rsidP="00BC3724">
      <w:pPr>
        <w:ind w:left="576"/>
        <w:rPr>
          <w:rFonts w:asciiTheme="minorHAnsi" w:eastAsia="Times New Roman" w:hAnsiTheme="minorHAnsi" w:cs="Arial"/>
        </w:rPr>
      </w:pPr>
      <w:r w:rsidRPr="003C1439">
        <w:rPr>
          <w:rFonts w:asciiTheme="minorHAnsi" w:eastAsia="Times New Roman" w:hAnsiTheme="minorHAnsi" w:cs="Arial"/>
        </w:rPr>
        <w:t>Dataphile is</w:t>
      </w:r>
      <w:r w:rsidR="00CD30BE" w:rsidRPr="003C1439">
        <w:rPr>
          <w:rFonts w:asciiTheme="minorHAnsi" w:eastAsia="Times New Roman" w:hAnsiTheme="minorHAnsi" w:cs="Arial"/>
        </w:rPr>
        <w:t xml:space="preserve"> four</w:t>
      </w:r>
      <w:r w:rsidR="000E35B2" w:rsidRPr="003C1439">
        <w:rPr>
          <w:rFonts w:asciiTheme="minorHAnsi" w:eastAsia="Times New Roman" w:hAnsiTheme="minorHAnsi" w:cs="Arial"/>
        </w:rPr>
        <w:t xml:space="preserve"> </w:t>
      </w:r>
      <w:r w:rsidR="001724DB" w:rsidRPr="003C1439">
        <w:rPr>
          <w:rFonts w:asciiTheme="minorHAnsi" w:eastAsia="Times New Roman" w:hAnsiTheme="minorHAnsi" w:cs="Arial"/>
        </w:rPr>
        <w:t xml:space="preserve">Progress </w:t>
      </w:r>
      <w:proofErr w:type="gramStart"/>
      <w:r w:rsidR="001724DB" w:rsidRPr="003C1439">
        <w:rPr>
          <w:rFonts w:asciiTheme="minorHAnsi" w:eastAsia="Times New Roman" w:hAnsiTheme="minorHAnsi" w:cs="Arial"/>
        </w:rPr>
        <w:t>database</w:t>
      </w:r>
      <w:proofErr w:type="gramEnd"/>
      <w:r w:rsidR="00C20E22" w:rsidRPr="003C1439">
        <w:rPr>
          <w:rFonts w:asciiTheme="minorHAnsi" w:eastAsia="Times New Roman" w:hAnsiTheme="minorHAnsi" w:cs="Arial"/>
        </w:rPr>
        <w:t xml:space="preserve"> </w:t>
      </w:r>
      <w:r w:rsidR="001724DB" w:rsidRPr="003C1439">
        <w:rPr>
          <w:rFonts w:asciiTheme="minorHAnsi" w:eastAsia="Times New Roman" w:hAnsiTheme="minorHAnsi" w:cs="Arial"/>
        </w:rPr>
        <w:t xml:space="preserve">with a </w:t>
      </w:r>
      <w:r w:rsidRPr="003C1439">
        <w:rPr>
          <w:rFonts w:asciiTheme="minorHAnsi" w:eastAsia="Times New Roman" w:hAnsiTheme="minorHAnsi" w:cs="Arial"/>
        </w:rPr>
        <w:t xml:space="preserve"> </w:t>
      </w:r>
      <w:r w:rsidR="00BC3724" w:rsidRPr="003C1439">
        <w:rPr>
          <w:rFonts w:asciiTheme="minorHAnsi" w:eastAsia="Times New Roman" w:hAnsiTheme="minorHAnsi" w:cs="Arial"/>
        </w:rPr>
        <w:t xml:space="preserve">large </w:t>
      </w:r>
      <w:r w:rsidR="009C5447" w:rsidRPr="003C1439">
        <w:rPr>
          <w:rFonts w:asciiTheme="minorHAnsi" w:eastAsia="Times New Roman" w:hAnsiTheme="minorHAnsi" w:cs="Arial"/>
        </w:rPr>
        <w:t xml:space="preserve">number </w:t>
      </w:r>
      <w:r w:rsidRPr="003C1439">
        <w:rPr>
          <w:rFonts w:asciiTheme="minorHAnsi" w:eastAsia="Times New Roman" w:hAnsiTheme="minorHAnsi" w:cs="Arial"/>
        </w:rPr>
        <w:t xml:space="preserve">of </w:t>
      </w:r>
      <w:r w:rsidR="00BC3724" w:rsidRPr="003C1439">
        <w:rPr>
          <w:rFonts w:asciiTheme="minorHAnsi" w:eastAsia="Times New Roman" w:hAnsiTheme="minorHAnsi" w:cs="Arial"/>
        </w:rPr>
        <w:t>table</w:t>
      </w:r>
      <w:r w:rsidR="00316F7C" w:rsidRPr="003C1439">
        <w:rPr>
          <w:rFonts w:asciiTheme="minorHAnsi" w:eastAsia="Times New Roman" w:hAnsiTheme="minorHAnsi" w:cs="Arial"/>
        </w:rPr>
        <w:t xml:space="preserve">s based on different companies </w:t>
      </w:r>
      <w:r w:rsidR="008F4D93" w:rsidRPr="003C1439">
        <w:rPr>
          <w:rFonts w:asciiTheme="minorHAnsi" w:eastAsia="Times New Roman" w:hAnsiTheme="minorHAnsi" w:cs="Arial"/>
        </w:rPr>
        <w:t>:</w:t>
      </w:r>
      <w:r w:rsidR="00316F7C" w:rsidRPr="003C1439">
        <w:rPr>
          <w:rFonts w:asciiTheme="minorHAnsi" w:eastAsia="Times New Roman" w:hAnsiTheme="minorHAnsi" w:cs="Arial"/>
        </w:rPr>
        <w:t xml:space="preserve">  </w:t>
      </w:r>
    </w:p>
    <w:p w14:paraId="20868C02" w14:textId="72B32C35" w:rsidR="00316F7C" w:rsidRPr="00610761" w:rsidRDefault="000E35B2" w:rsidP="00610761">
      <w:pPr>
        <w:pStyle w:val="ListParagraph"/>
        <w:numPr>
          <w:ilvl w:val="0"/>
          <w:numId w:val="12"/>
        </w:numPr>
        <w:rPr>
          <w:rFonts w:asciiTheme="minorHAnsi" w:eastAsia="Calibri" w:hAnsiTheme="minorHAnsi" w:cs="Arial"/>
          <w:sz w:val="20"/>
          <w:szCs w:val="20"/>
        </w:rPr>
      </w:pPr>
      <w:r w:rsidRPr="00610761">
        <w:rPr>
          <w:rFonts w:asciiTheme="minorHAnsi" w:eastAsia="Calibri" w:hAnsiTheme="minorHAnsi" w:cs="Arial"/>
          <w:sz w:val="20"/>
          <w:szCs w:val="20"/>
        </w:rPr>
        <w:t>MSI</w:t>
      </w:r>
    </w:p>
    <w:p w14:paraId="119EC371" w14:textId="2DD7CD16" w:rsidR="00316F7C" w:rsidRPr="00610761" w:rsidRDefault="00610761" w:rsidP="00610761">
      <w:pPr>
        <w:pStyle w:val="ListParagraph"/>
        <w:numPr>
          <w:ilvl w:val="0"/>
          <w:numId w:val="12"/>
        </w:numPr>
        <w:rPr>
          <w:rFonts w:asciiTheme="minorHAnsi" w:eastAsia="Calibri" w:hAnsiTheme="minorHAnsi" w:cs="Arial"/>
          <w:sz w:val="20"/>
          <w:szCs w:val="20"/>
        </w:rPr>
      </w:pPr>
      <w:r w:rsidRPr="00610761">
        <w:rPr>
          <w:rFonts w:asciiTheme="minorHAnsi" w:eastAsia="Calibri" w:hAnsiTheme="minorHAnsi" w:cs="Arial"/>
          <w:sz w:val="20"/>
          <w:szCs w:val="20"/>
        </w:rPr>
        <w:t>M</w:t>
      </w:r>
      <w:r w:rsidR="000E35B2" w:rsidRPr="00610761">
        <w:rPr>
          <w:rFonts w:asciiTheme="minorHAnsi" w:eastAsia="Calibri" w:hAnsiTheme="minorHAnsi" w:cs="Arial"/>
          <w:sz w:val="20"/>
          <w:szCs w:val="20"/>
        </w:rPr>
        <w:t>SIS</w:t>
      </w:r>
    </w:p>
    <w:p w14:paraId="0184D7C0" w14:textId="081B950E" w:rsidR="002532F4" w:rsidRDefault="000E35B2" w:rsidP="00610761">
      <w:pPr>
        <w:pStyle w:val="ListParagraph"/>
        <w:numPr>
          <w:ilvl w:val="0"/>
          <w:numId w:val="12"/>
        </w:numPr>
        <w:rPr>
          <w:rFonts w:asciiTheme="minorHAnsi" w:eastAsia="Calibri" w:hAnsiTheme="minorHAnsi" w:cs="Arial"/>
          <w:sz w:val="20"/>
          <w:szCs w:val="20"/>
        </w:rPr>
      </w:pPr>
      <w:r w:rsidRPr="00610761">
        <w:rPr>
          <w:rFonts w:asciiTheme="minorHAnsi" w:eastAsia="Calibri" w:hAnsiTheme="minorHAnsi" w:cs="Arial"/>
          <w:sz w:val="20"/>
          <w:szCs w:val="20"/>
        </w:rPr>
        <w:t>MSII</w:t>
      </w:r>
    </w:p>
    <w:p w14:paraId="2531FDF9" w14:textId="727112C0" w:rsidR="008F4D93" w:rsidRPr="00610761" w:rsidRDefault="008F4D93" w:rsidP="00610761">
      <w:pPr>
        <w:pStyle w:val="ListParagraph"/>
        <w:numPr>
          <w:ilvl w:val="0"/>
          <w:numId w:val="12"/>
        </w:numPr>
        <w:rPr>
          <w:rFonts w:asciiTheme="minorHAnsi" w:eastAsia="Calibri" w:hAnsiTheme="minorHAnsi" w:cs="Arial"/>
          <w:sz w:val="20"/>
          <w:szCs w:val="20"/>
        </w:rPr>
      </w:pPr>
      <w:r>
        <w:rPr>
          <w:rFonts w:asciiTheme="minorHAnsi" w:eastAsia="Calibri" w:hAnsiTheme="minorHAnsi" w:cs="Arial"/>
          <w:sz w:val="20"/>
          <w:szCs w:val="20"/>
        </w:rPr>
        <w:t>Securities</w:t>
      </w:r>
      <w:ins w:id="60" w:author="John Steggerda" w:date="2020-04-16T10:47:00Z">
        <w:r w:rsidR="00F30306">
          <w:rPr>
            <w:rFonts w:asciiTheme="minorHAnsi" w:eastAsia="Calibri" w:hAnsiTheme="minorHAnsi" w:cs="Arial"/>
            <w:sz w:val="20"/>
            <w:szCs w:val="20"/>
          </w:rPr>
          <w:t xml:space="preserve"> (called VM)</w:t>
        </w:r>
      </w:ins>
    </w:p>
    <w:p w14:paraId="25311744" w14:textId="77777777" w:rsidR="002532F4" w:rsidRDefault="002532F4" w:rsidP="00BC3724">
      <w:pPr>
        <w:ind w:left="576"/>
        <w:rPr>
          <w:rFonts w:asciiTheme="minorHAnsi" w:hAnsiTheme="minorHAnsi" w:cs="Arial"/>
        </w:rPr>
      </w:pPr>
    </w:p>
    <w:p w14:paraId="22CA8F82" w14:textId="54503C96" w:rsidR="00C87D6C" w:rsidRPr="00BC3724" w:rsidRDefault="00C66257" w:rsidP="00BC3724">
      <w:pPr>
        <w:ind w:left="576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 xml:space="preserve"> </w:t>
      </w:r>
      <w:r w:rsidR="00C87D6C" w:rsidRPr="00BC3724">
        <w:rPr>
          <w:rFonts w:asciiTheme="minorHAnsi" w:hAnsiTheme="minorHAnsi" w:cs="Arial"/>
        </w:rPr>
        <w:t>B</w:t>
      </w:r>
      <w:r w:rsidR="00085939" w:rsidRPr="00BC3724">
        <w:rPr>
          <w:rFonts w:asciiTheme="minorHAnsi" w:hAnsiTheme="minorHAnsi" w:cs="Arial"/>
        </w:rPr>
        <w:t xml:space="preserve">eing </w:t>
      </w:r>
      <w:proofErr w:type="spellStart"/>
      <w:proofErr w:type="gramStart"/>
      <w:r w:rsidR="00085939" w:rsidRPr="00BC3724">
        <w:rPr>
          <w:rFonts w:asciiTheme="minorHAnsi" w:hAnsiTheme="minorHAnsi" w:cs="Arial"/>
        </w:rPr>
        <w:t>a</w:t>
      </w:r>
      <w:proofErr w:type="spellEnd"/>
      <w:proofErr w:type="gramEnd"/>
      <w:r w:rsidR="00085939" w:rsidRPr="00BC3724">
        <w:rPr>
          <w:rFonts w:asciiTheme="minorHAnsi" w:hAnsiTheme="minorHAnsi" w:cs="Arial"/>
        </w:rPr>
        <w:t xml:space="preserve"> </w:t>
      </w:r>
      <w:r w:rsidR="00082D45">
        <w:rPr>
          <w:rFonts w:asciiTheme="minorHAnsi" w:hAnsiTheme="minorHAnsi" w:cs="Arial"/>
        </w:rPr>
        <w:t xml:space="preserve">electronic record keeping system the system </w:t>
      </w:r>
      <w:r w:rsidR="001A17DD" w:rsidRPr="00BC3724">
        <w:rPr>
          <w:rFonts w:asciiTheme="minorHAnsi" w:hAnsiTheme="minorHAnsi" w:cs="Arial"/>
        </w:rPr>
        <w:t>include</w:t>
      </w:r>
      <w:r w:rsidR="00082D45" w:rsidRPr="00BC3724">
        <w:rPr>
          <w:rFonts w:asciiTheme="minorHAnsi" w:hAnsiTheme="minorHAnsi" w:cs="Arial"/>
        </w:rPr>
        <w:t>s</w:t>
      </w:r>
      <w:r w:rsidR="001A17DD" w:rsidRPr="00BC3724">
        <w:rPr>
          <w:rFonts w:asciiTheme="minorHAnsi" w:hAnsiTheme="minorHAnsi" w:cs="Arial"/>
        </w:rPr>
        <w:t xml:space="preserve"> Personally identifiable information (PII) data which will not be part of this project. </w:t>
      </w:r>
      <w:r w:rsidR="00F36784" w:rsidRPr="00BC3724">
        <w:rPr>
          <w:rFonts w:asciiTheme="minorHAnsi" w:hAnsiTheme="minorHAnsi" w:cs="Arial"/>
        </w:rPr>
        <w:t xml:space="preserve"> </w:t>
      </w:r>
    </w:p>
    <w:p w14:paraId="7754D242" w14:textId="77777777" w:rsidR="00E01446" w:rsidRPr="00513B2F" w:rsidRDefault="00E01446" w:rsidP="001501AB">
      <w:pPr>
        <w:pStyle w:val="Hints"/>
        <w:ind w:left="576"/>
        <w:rPr>
          <w:rFonts w:asciiTheme="minorHAnsi" w:hAnsiTheme="minorHAnsi" w:cs="Arial"/>
          <w:color w:val="auto"/>
        </w:rPr>
      </w:pPr>
    </w:p>
    <w:p w14:paraId="21389227" w14:textId="1B03B11C" w:rsidR="0030511F" w:rsidRDefault="00B80C54" w:rsidP="00F05FB9">
      <w:pPr>
        <w:pStyle w:val="Hints"/>
        <w:ind w:left="576"/>
        <w:rPr>
          <w:rFonts w:asciiTheme="minorHAnsi" w:hAnsiTheme="minorHAnsi" w:cs="Arial"/>
          <w:color w:val="auto"/>
        </w:rPr>
      </w:pPr>
      <w:r w:rsidRPr="00513B2F">
        <w:rPr>
          <w:rFonts w:asciiTheme="minorHAnsi" w:hAnsiTheme="minorHAnsi" w:cs="Arial"/>
          <w:color w:val="auto"/>
        </w:rPr>
        <w:t xml:space="preserve">The purpose of this BRD is the </w:t>
      </w:r>
      <w:r w:rsidR="009009BE" w:rsidRPr="00513B2F">
        <w:rPr>
          <w:rFonts w:asciiTheme="minorHAnsi" w:hAnsiTheme="minorHAnsi" w:cs="Arial"/>
          <w:color w:val="auto"/>
        </w:rPr>
        <w:t>ingestion</w:t>
      </w:r>
      <w:r w:rsidRPr="00513B2F">
        <w:rPr>
          <w:rFonts w:asciiTheme="minorHAnsi" w:hAnsiTheme="minorHAnsi" w:cs="Arial"/>
          <w:color w:val="auto"/>
        </w:rPr>
        <w:t xml:space="preserve"> of the </w:t>
      </w:r>
      <w:r w:rsidR="002627E6">
        <w:rPr>
          <w:rFonts w:asciiTheme="minorHAnsi" w:hAnsiTheme="minorHAnsi" w:cs="Arial"/>
          <w:color w:val="auto"/>
        </w:rPr>
        <w:t>DataPhile</w:t>
      </w:r>
      <w:r w:rsidR="004C19AB">
        <w:rPr>
          <w:rFonts w:asciiTheme="minorHAnsi" w:hAnsiTheme="minorHAnsi" w:cs="Arial"/>
          <w:color w:val="auto"/>
        </w:rPr>
        <w:t xml:space="preserve"> </w:t>
      </w:r>
      <w:r w:rsidRPr="00513B2F">
        <w:rPr>
          <w:rFonts w:asciiTheme="minorHAnsi" w:hAnsiTheme="minorHAnsi" w:cs="Arial"/>
          <w:color w:val="auto"/>
        </w:rPr>
        <w:t xml:space="preserve">system into the </w:t>
      </w:r>
      <w:r w:rsidR="00CE590B">
        <w:rPr>
          <w:rFonts w:asciiTheme="minorHAnsi" w:hAnsiTheme="minorHAnsi" w:cs="Arial"/>
          <w:color w:val="auto"/>
        </w:rPr>
        <w:t>IDDL</w:t>
      </w:r>
      <w:r w:rsidR="00967FD2">
        <w:rPr>
          <w:rFonts w:asciiTheme="minorHAnsi" w:hAnsiTheme="minorHAnsi" w:cs="Arial"/>
          <w:color w:val="auto"/>
        </w:rPr>
        <w:t xml:space="preserve"> </w:t>
      </w:r>
      <w:r w:rsidR="00897E98" w:rsidRPr="00513B2F">
        <w:rPr>
          <w:rFonts w:asciiTheme="minorHAnsi" w:hAnsiTheme="minorHAnsi" w:cs="Arial"/>
          <w:color w:val="auto"/>
        </w:rPr>
        <w:t xml:space="preserve">with a subsequent BRD required for curation.  </w:t>
      </w:r>
      <w:r w:rsidR="0030511F">
        <w:rPr>
          <w:rFonts w:asciiTheme="minorHAnsi" w:hAnsiTheme="minorHAnsi" w:cs="Arial"/>
          <w:color w:val="auto"/>
        </w:rPr>
        <w:t xml:space="preserve"> </w:t>
      </w:r>
      <w:r w:rsidR="00897E98" w:rsidRPr="00513B2F">
        <w:rPr>
          <w:rFonts w:asciiTheme="minorHAnsi" w:hAnsiTheme="minorHAnsi" w:cs="Arial"/>
          <w:color w:val="auto"/>
        </w:rPr>
        <w:t>All references to reporting and curation in this document are for planning purposes and to prov</w:t>
      </w:r>
      <w:r w:rsidR="00543A45" w:rsidRPr="00513B2F">
        <w:rPr>
          <w:rFonts w:asciiTheme="minorHAnsi" w:hAnsiTheme="minorHAnsi" w:cs="Arial"/>
          <w:color w:val="auto"/>
        </w:rPr>
        <w:t>id</w:t>
      </w:r>
      <w:r w:rsidR="00897E98" w:rsidRPr="00513B2F">
        <w:rPr>
          <w:rFonts w:asciiTheme="minorHAnsi" w:hAnsiTheme="minorHAnsi" w:cs="Arial"/>
          <w:color w:val="auto"/>
        </w:rPr>
        <w:t xml:space="preserve">e designer context.  </w:t>
      </w:r>
    </w:p>
    <w:p w14:paraId="797F03B0" w14:textId="77777777" w:rsidR="0030511F" w:rsidRDefault="0030511F" w:rsidP="00F05FB9">
      <w:pPr>
        <w:pStyle w:val="Hints"/>
        <w:ind w:left="576"/>
        <w:rPr>
          <w:rFonts w:asciiTheme="minorHAnsi" w:hAnsiTheme="minorHAnsi" w:cs="Arial"/>
          <w:color w:val="auto"/>
        </w:rPr>
      </w:pPr>
    </w:p>
    <w:p w14:paraId="4C641235" w14:textId="38178795" w:rsidR="004B2196" w:rsidRPr="00513B2F" w:rsidRDefault="004B2196" w:rsidP="004B2196">
      <w:pPr>
        <w:pStyle w:val="Heading2"/>
        <w:rPr>
          <w:rFonts w:asciiTheme="minorHAnsi" w:hAnsiTheme="minorHAnsi" w:cs="Arial"/>
          <w:b w:val="0"/>
          <w:sz w:val="22"/>
          <w:szCs w:val="22"/>
        </w:rPr>
      </w:pPr>
      <w:bookmarkStart w:id="61" w:name="_MSCI_Barra_One"/>
      <w:bookmarkStart w:id="62" w:name="_Toc27638896"/>
      <w:bookmarkStart w:id="63" w:name="_Toc182888884"/>
      <w:bookmarkStart w:id="64" w:name="_Toc163449927"/>
      <w:bookmarkStart w:id="65" w:name="_Toc436221589"/>
      <w:bookmarkStart w:id="66" w:name="_Toc440007352"/>
      <w:bookmarkStart w:id="67" w:name="_Toc440007998"/>
      <w:bookmarkEnd w:id="59"/>
      <w:bookmarkEnd w:id="61"/>
      <w:r>
        <w:rPr>
          <w:rFonts w:asciiTheme="minorHAnsi" w:hAnsiTheme="minorHAnsi" w:cs="Arial"/>
          <w:b w:val="0"/>
          <w:sz w:val="22"/>
          <w:szCs w:val="22"/>
        </w:rPr>
        <w:t>Approach</w:t>
      </w:r>
      <w:bookmarkEnd w:id="62"/>
      <w:r>
        <w:rPr>
          <w:rFonts w:asciiTheme="minorHAnsi" w:hAnsiTheme="minorHAnsi" w:cs="Arial"/>
          <w:b w:val="0"/>
          <w:sz w:val="22"/>
          <w:szCs w:val="22"/>
        </w:rPr>
        <w:t xml:space="preserve"> </w:t>
      </w:r>
    </w:p>
    <w:p w14:paraId="7ADB9167" w14:textId="77777777" w:rsidR="004B2196" w:rsidRDefault="004B2196" w:rsidP="004B2196">
      <w:pPr>
        <w:widowControl/>
        <w:spacing w:after="200" w:line="276" w:lineRule="auto"/>
        <w:ind w:left="576"/>
        <w:rPr>
          <w:rFonts w:asciiTheme="minorHAnsi" w:hAnsiTheme="minorHAnsi" w:cs="Arial"/>
          <w:b/>
          <w:sz w:val="22"/>
          <w:szCs w:val="22"/>
        </w:rPr>
      </w:pPr>
    </w:p>
    <w:p w14:paraId="6BC2E7D3" w14:textId="697F09BD" w:rsidR="004B2196" w:rsidRPr="00E841E2" w:rsidRDefault="004B2196" w:rsidP="004B2196">
      <w:pPr>
        <w:widowControl/>
        <w:spacing w:after="200" w:line="276" w:lineRule="auto"/>
        <w:ind w:left="576"/>
        <w:rPr>
          <w:rFonts w:asciiTheme="minorHAnsi" w:hAnsiTheme="minorHAnsi" w:cs="Arial"/>
        </w:rPr>
      </w:pPr>
      <w:r w:rsidRPr="00E841E2">
        <w:rPr>
          <w:rFonts w:asciiTheme="minorHAnsi" w:hAnsiTheme="minorHAnsi" w:cs="Arial"/>
        </w:rPr>
        <w:t>The project approach will take two phases :</w:t>
      </w:r>
    </w:p>
    <w:p w14:paraId="7CE275CE" w14:textId="19469ADA" w:rsidR="004B2196" w:rsidRPr="00E841E2" w:rsidRDefault="004B2196" w:rsidP="004B2196">
      <w:pPr>
        <w:pStyle w:val="ListParagraph"/>
        <w:numPr>
          <w:ilvl w:val="0"/>
          <w:numId w:val="13"/>
        </w:numPr>
        <w:spacing w:after="200" w:line="276" w:lineRule="auto"/>
        <w:rPr>
          <w:rFonts w:asciiTheme="minorHAnsi" w:hAnsiTheme="minorHAnsi" w:cs="Arial"/>
          <w:sz w:val="20"/>
          <w:szCs w:val="20"/>
        </w:rPr>
      </w:pPr>
      <w:r w:rsidRPr="00E841E2">
        <w:rPr>
          <w:rFonts w:asciiTheme="minorHAnsi" w:hAnsiTheme="minorHAnsi" w:cs="Arial"/>
          <w:sz w:val="20"/>
          <w:szCs w:val="20"/>
        </w:rPr>
        <w:t xml:space="preserve">Land Dataphile tables with sufficient sample for data analysis in </w:t>
      </w:r>
      <w:r w:rsidR="00501AB5" w:rsidRPr="00E841E2">
        <w:rPr>
          <w:rFonts w:asciiTheme="minorHAnsi" w:hAnsiTheme="minorHAnsi" w:cs="Arial"/>
          <w:sz w:val="20"/>
          <w:szCs w:val="20"/>
        </w:rPr>
        <w:t>dl</w:t>
      </w:r>
    </w:p>
    <w:p w14:paraId="26511265" w14:textId="77777777" w:rsidR="009651A3" w:rsidRPr="00E841E2" w:rsidRDefault="004B2196" w:rsidP="003C1439">
      <w:pPr>
        <w:pStyle w:val="ListParagraph"/>
        <w:numPr>
          <w:ilvl w:val="0"/>
          <w:numId w:val="13"/>
        </w:numPr>
        <w:spacing w:after="200" w:line="276" w:lineRule="auto"/>
        <w:rPr>
          <w:rFonts w:asciiTheme="minorHAnsi" w:hAnsiTheme="minorHAnsi" w:cs="Arial"/>
          <w:sz w:val="20"/>
          <w:szCs w:val="20"/>
        </w:rPr>
      </w:pPr>
      <w:r w:rsidRPr="00E841E2">
        <w:rPr>
          <w:rFonts w:asciiTheme="minorHAnsi" w:hAnsiTheme="minorHAnsi" w:cs="Arial"/>
          <w:sz w:val="20"/>
          <w:szCs w:val="20"/>
        </w:rPr>
        <w:t xml:space="preserve">Based on analysis create business rules required to create Business rules to calculate </w:t>
      </w:r>
      <w:proofErr w:type="spellStart"/>
      <w:r w:rsidRPr="00E841E2">
        <w:rPr>
          <w:rFonts w:asciiTheme="minorHAnsi" w:hAnsiTheme="minorHAnsi" w:cs="Arial"/>
          <w:sz w:val="20"/>
          <w:szCs w:val="20"/>
        </w:rPr>
        <w:t>AUm</w:t>
      </w:r>
      <w:proofErr w:type="spellEnd"/>
      <w:r w:rsidRPr="00E841E2">
        <w:rPr>
          <w:rFonts w:asciiTheme="minorHAnsi" w:hAnsiTheme="minorHAnsi" w:cs="Arial"/>
          <w:sz w:val="20"/>
          <w:szCs w:val="20"/>
        </w:rPr>
        <w:t xml:space="preserve"> and fund flows.  </w:t>
      </w:r>
    </w:p>
    <w:p w14:paraId="4CF15539" w14:textId="577C0387" w:rsidR="00082D45" w:rsidRPr="003C3D72" w:rsidRDefault="009651A3" w:rsidP="009651A3">
      <w:pPr>
        <w:spacing w:after="200" w:line="276" w:lineRule="auto"/>
        <w:rPr>
          <w:rFonts w:asciiTheme="minorHAnsi" w:hAnsiTheme="minorHAnsi" w:cs="Arial"/>
        </w:rPr>
      </w:pPr>
      <w:r w:rsidRPr="00E841E2">
        <w:rPr>
          <w:rFonts w:asciiTheme="minorHAnsi" w:hAnsiTheme="minorHAnsi" w:cs="Arial"/>
        </w:rPr>
        <w:t xml:space="preserve">          </w:t>
      </w:r>
      <w:r w:rsidR="00BC5DA4" w:rsidRPr="00E841E2">
        <w:rPr>
          <w:rFonts w:asciiTheme="minorHAnsi" w:hAnsiTheme="minorHAnsi" w:cs="Arial"/>
        </w:rPr>
        <w:t xml:space="preserve">The requirements and scope will </w:t>
      </w:r>
      <w:proofErr w:type="gramStart"/>
      <w:r w:rsidR="00BC5DA4" w:rsidRPr="00E841E2">
        <w:rPr>
          <w:rFonts w:asciiTheme="minorHAnsi" w:hAnsiTheme="minorHAnsi" w:cs="Arial"/>
        </w:rPr>
        <w:t>separated</w:t>
      </w:r>
      <w:proofErr w:type="gramEnd"/>
      <w:r w:rsidR="00BC5DA4" w:rsidRPr="00E841E2">
        <w:rPr>
          <w:rFonts w:asciiTheme="minorHAnsi" w:hAnsiTheme="minorHAnsi" w:cs="Arial"/>
        </w:rPr>
        <w:t xml:space="preserve"> into each phase.</w:t>
      </w:r>
      <w:r w:rsidR="00BC5DA4" w:rsidRPr="009651A3">
        <w:rPr>
          <w:rFonts w:asciiTheme="minorHAnsi" w:hAnsiTheme="minorHAnsi" w:cs="Arial"/>
          <w:b/>
          <w:sz w:val="22"/>
          <w:szCs w:val="22"/>
        </w:rPr>
        <w:t xml:space="preserve"> </w:t>
      </w:r>
      <w:r w:rsidR="003C3D72">
        <w:rPr>
          <w:rFonts w:asciiTheme="minorHAnsi" w:hAnsiTheme="minorHAnsi" w:cs="Arial"/>
          <w:b/>
          <w:sz w:val="22"/>
          <w:szCs w:val="22"/>
        </w:rPr>
        <w:t xml:space="preserve"> </w:t>
      </w:r>
      <w:r w:rsidR="003C3D72" w:rsidRPr="003C3D72">
        <w:rPr>
          <w:rFonts w:asciiTheme="minorHAnsi" w:hAnsiTheme="minorHAnsi" w:cs="Arial"/>
        </w:rPr>
        <w:t xml:space="preserve">As of </w:t>
      </w:r>
      <w:proofErr w:type="spellStart"/>
      <w:r w:rsidR="003C3D72" w:rsidRPr="003C3D72">
        <w:rPr>
          <w:rFonts w:asciiTheme="minorHAnsi" w:hAnsiTheme="minorHAnsi" w:cs="Arial"/>
        </w:rPr>
        <w:t>Mid January</w:t>
      </w:r>
      <w:proofErr w:type="spellEnd"/>
      <w:r w:rsidR="003C3D72" w:rsidRPr="003C3D72">
        <w:rPr>
          <w:rFonts w:asciiTheme="minorHAnsi" w:hAnsiTheme="minorHAnsi" w:cs="Arial"/>
        </w:rPr>
        <w:t xml:space="preserve"> Phase 1 has been completed. </w:t>
      </w:r>
      <w:r w:rsidR="00082D45" w:rsidRPr="003C3D72">
        <w:rPr>
          <w:rFonts w:asciiTheme="minorHAnsi" w:hAnsiTheme="minorHAnsi" w:cs="Arial"/>
        </w:rPr>
        <w:br w:type="page"/>
      </w:r>
    </w:p>
    <w:p w14:paraId="5A369E2B" w14:textId="03C58E50" w:rsidR="008C516C" w:rsidRPr="00513B2F" w:rsidRDefault="4B5FC726" w:rsidP="4B5FC726">
      <w:pPr>
        <w:pStyle w:val="Heading2"/>
        <w:keepLines/>
        <w:widowControl/>
        <w:spacing w:before="200" w:after="0" w:line="240" w:lineRule="auto"/>
        <w:rPr>
          <w:rFonts w:asciiTheme="minorHAnsi" w:hAnsiTheme="minorHAnsi" w:cs="Arial"/>
          <w:b w:val="0"/>
          <w:sz w:val="22"/>
          <w:szCs w:val="22"/>
        </w:rPr>
      </w:pPr>
      <w:bookmarkStart w:id="68" w:name="_Toc27638897"/>
      <w:r w:rsidRPr="00513B2F">
        <w:rPr>
          <w:rFonts w:asciiTheme="minorHAnsi" w:hAnsiTheme="minorHAnsi" w:cs="Arial"/>
          <w:b w:val="0"/>
          <w:sz w:val="22"/>
          <w:szCs w:val="22"/>
        </w:rPr>
        <w:t>Project Scope</w:t>
      </w:r>
      <w:bookmarkEnd w:id="63"/>
      <w:bookmarkEnd w:id="64"/>
      <w:bookmarkEnd w:id="65"/>
      <w:bookmarkEnd w:id="66"/>
      <w:bookmarkEnd w:id="67"/>
      <w:bookmarkEnd w:id="68"/>
    </w:p>
    <w:p w14:paraId="5A369E2D" w14:textId="77777777" w:rsidR="00122FFF" w:rsidRPr="00513B2F" w:rsidRDefault="00122FFF" w:rsidP="00EB14D9">
      <w:pPr>
        <w:rPr>
          <w:rFonts w:asciiTheme="minorHAnsi" w:hAnsiTheme="minorHAnsi" w:cs="Arial"/>
          <w:spacing w:val="-1"/>
        </w:rPr>
      </w:pPr>
    </w:p>
    <w:p w14:paraId="5A369E2E" w14:textId="7CC67F74" w:rsidR="00122FFF" w:rsidRPr="00513B2F" w:rsidRDefault="4B5FC726" w:rsidP="00376B3C">
      <w:pPr>
        <w:pStyle w:val="Heading3"/>
        <w:ind w:firstLine="0"/>
        <w:rPr>
          <w:rFonts w:asciiTheme="minorHAnsi" w:hAnsiTheme="minorHAnsi" w:cs="Arial"/>
          <w:i w:val="0"/>
        </w:rPr>
      </w:pPr>
      <w:bookmarkStart w:id="69" w:name="_Toc27638898"/>
      <w:r w:rsidRPr="00513B2F">
        <w:rPr>
          <w:rFonts w:asciiTheme="minorHAnsi" w:hAnsiTheme="minorHAnsi" w:cs="Arial"/>
          <w:i w:val="0"/>
        </w:rPr>
        <w:t>In Scope</w:t>
      </w:r>
      <w:bookmarkEnd w:id="69"/>
      <w:r w:rsidRPr="00513B2F">
        <w:rPr>
          <w:rFonts w:asciiTheme="minorHAnsi" w:hAnsiTheme="minorHAnsi" w:cs="Arial"/>
          <w:i w:val="0"/>
        </w:rPr>
        <w:t xml:space="preserve"> </w:t>
      </w:r>
    </w:p>
    <w:p w14:paraId="28CBDFC9" w14:textId="77777777" w:rsidR="00A44A41" w:rsidRPr="00513B2F" w:rsidRDefault="00A44A41" w:rsidP="00F05FB9">
      <w:pPr>
        <w:pStyle w:val="Hints"/>
        <w:ind w:left="720"/>
        <w:rPr>
          <w:rFonts w:asciiTheme="minorHAnsi" w:hAnsiTheme="minorHAnsi" w:cs="Arial"/>
          <w:color w:val="auto"/>
        </w:rPr>
      </w:pPr>
    </w:p>
    <w:p w14:paraId="6105810C" w14:textId="1B0276D3" w:rsidR="004B2196" w:rsidRPr="004B2196" w:rsidRDefault="004B2196" w:rsidP="002F063B">
      <w:pPr>
        <w:pStyle w:val="Hints"/>
        <w:numPr>
          <w:ilvl w:val="0"/>
          <w:numId w:val="6"/>
        </w:numPr>
        <w:rPr>
          <w:rFonts w:asciiTheme="minorHAnsi" w:hAnsiTheme="minorHAnsi" w:cs="Arial"/>
          <w:color w:val="auto"/>
        </w:rPr>
      </w:pPr>
      <w:r>
        <w:rPr>
          <w:rFonts w:asciiTheme="minorHAnsi" w:hAnsiTheme="minorHAnsi" w:cs="Arial"/>
          <w:color w:val="auto"/>
        </w:rPr>
        <w:t xml:space="preserve">Phase 1 </w:t>
      </w:r>
    </w:p>
    <w:p w14:paraId="280EB777" w14:textId="678CC617" w:rsidR="001A17DD" w:rsidRDefault="007E0D16" w:rsidP="004B2196">
      <w:pPr>
        <w:pStyle w:val="Hints"/>
        <w:numPr>
          <w:ilvl w:val="1"/>
          <w:numId w:val="6"/>
        </w:numPr>
        <w:rPr>
          <w:rFonts w:asciiTheme="minorHAnsi" w:hAnsiTheme="minorHAnsi" w:cs="Arial"/>
          <w:color w:val="auto"/>
        </w:rPr>
      </w:pPr>
      <w:r w:rsidRPr="00D54715">
        <w:rPr>
          <w:rFonts w:asciiTheme="minorHAnsi" w:hAnsiTheme="minorHAnsi" w:cs="Arial"/>
          <w:color w:val="auto"/>
        </w:rPr>
        <w:t xml:space="preserve">Ingestion of </w:t>
      </w:r>
      <w:r w:rsidR="004B2196" w:rsidRPr="00D54715">
        <w:rPr>
          <w:rFonts w:asciiTheme="minorHAnsi" w:hAnsiTheme="minorHAnsi" w:cs="Arial"/>
          <w:color w:val="auto"/>
        </w:rPr>
        <w:t xml:space="preserve">subset </w:t>
      </w:r>
      <w:r w:rsidR="002627E6" w:rsidRPr="00D54715">
        <w:rPr>
          <w:rFonts w:asciiTheme="minorHAnsi" w:hAnsiTheme="minorHAnsi" w:cs="Arial"/>
          <w:color w:val="auto"/>
        </w:rPr>
        <w:t>DataPhile</w:t>
      </w:r>
      <w:r w:rsidR="004C19AB" w:rsidRPr="00D54715">
        <w:rPr>
          <w:rFonts w:asciiTheme="minorHAnsi" w:hAnsiTheme="minorHAnsi" w:cs="Arial"/>
          <w:color w:val="auto"/>
        </w:rPr>
        <w:t xml:space="preserve"> </w:t>
      </w:r>
      <w:r w:rsidR="001724DB" w:rsidRPr="00D54715">
        <w:rPr>
          <w:rFonts w:asciiTheme="minorHAnsi" w:hAnsiTheme="minorHAnsi" w:cs="Arial"/>
          <w:color w:val="auto"/>
        </w:rPr>
        <w:t xml:space="preserve">tables required for AUM </w:t>
      </w:r>
      <w:r w:rsidR="000D0F62">
        <w:rPr>
          <w:rFonts w:asciiTheme="minorHAnsi" w:hAnsiTheme="minorHAnsi" w:cs="Arial"/>
          <w:color w:val="auto"/>
        </w:rPr>
        <w:t>with no</w:t>
      </w:r>
      <w:r w:rsidR="00147184" w:rsidRPr="00D54715">
        <w:rPr>
          <w:rFonts w:asciiTheme="minorHAnsi" w:hAnsiTheme="minorHAnsi" w:cs="Arial"/>
          <w:color w:val="auto"/>
        </w:rPr>
        <w:t xml:space="preserve"> </w:t>
      </w:r>
      <w:r w:rsidR="009231A0" w:rsidRPr="00D54715">
        <w:rPr>
          <w:rFonts w:asciiTheme="minorHAnsi" w:hAnsiTheme="minorHAnsi" w:cs="Arial"/>
          <w:color w:val="auto"/>
        </w:rPr>
        <w:t xml:space="preserve"> </w:t>
      </w:r>
      <w:r w:rsidR="001A17DD" w:rsidRPr="00D54715">
        <w:rPr>
          <w:rFonts w:asciiTheme="minorHAnsi" w:hAnsiTheme="minorHAnsi" w:cs="Arial"/>
          <w:color w:val="auto"/>
        </w:rPr>
        <w:t>Personally identifiable</w:t>
      </w:r>
      <w:r w:rsidR="001A17DD" w:rsidRPr="004C19AB">
        <w:rPr>
          <w:rFonts w:asciiTheme="minorHAnsi" w:hAnsiTheme="minorHAnsi" w:cs="Arial"/>
          <w:color w:val="auto"/>
        </w:rPr>
        <w:t xml:space="preserve"> </w:t>
      </w:r>
      <w:r w:rsidR="00147184">
        <w:rPr>
          <w:rFonts w:asciiTheme="minorHAnsi" w:hAnsiTheme="minorHAnsi" w:cs="Arial"/>
          <w:color w:val="auto"/>
        </w:rPr>
        <w:t>information</w:t>
      </w:r>
      <w:r w:rsidR="001A17DD">
        <w:rPr>
          <w:rFonts w:asciiTheme="minorHAnsi" w:hAnsiTheme="minorHAnsi" w:cs="Arial"/>
          <w:color w:val="auto"/>
        </w:rPr>
        <w:t xml:space="preserve"> (PII)</w:t>
      </w:r>
      <w:r w:rsidR="001724DB">
        <w:rPr>
          <w:rFonts w:asciiTheme="minorHAnsi" w:hAnsiTheme="minorHAnsi" w:cs="Arial"/>
          <w:color w:val="auto"/>
        </w:rPr>
        <w:t xml:space="preserve"> that could be sourced from :</w:t>
      </w:r>
    </w:p>
    <w:p w14:paraId="6E81752B" w14:textId="2733288C" w:rsidR="001724DB" w:rsidRDefault="001724DB" w:rsidP="004B2196">
      <w:pPr>
        <w:pStyle w:val="Hints"/>
        <w:numPr>
          <w:ilvl w:val="2"/>
          <w:numId w:val="6"/>
        </w:numPr>
        <w:rPr>
          <w:rFonts w:asciiTheme="minorHAnsi" w:hAnsiTheme="minorHAnsi" w:cs="Arial"/>
          <w:color w:val="auto"/>
        </w:rPr>
      </w:pPr>
      <w:r>
        <w:rPr>
          <w:rFonts w:asciiTheme="minorHAnsi" w:hAnsiTheme="minorHAnsi" w:cs="Arial"/>
          <w:color w:val="auto"/>
        </w:rPr>
        <w:t xml:space="preserve">Operational Progress database </w:t>
      </w:r>
    </w:p>
    <w:p w14:paraId="5252E597" w14:textId="06411C32" w:rsidR="001A17DD" w:rsidRPr="00040ACB" w:rsidRDefault="001A17DD" w:rsidP="004B2196">
      <w:pPr>
        <w:pStyle w:val="Hints"/>
        <w:numPr>
          <w:ilvl w:val="1"/>
          <w:numId w:val="6"/>
        </w:numPr>
        <w:rPr>
          <w:rFonts w:asciiTheme="minorHAnsi" w:hAnsiTheme="minorHAnsi" w:cs="Arial"/>
          <w:color w:val="auto"/>
        </w:rPr>
      </w:pPr>
      <w:r w:rsidRPr="00040ACB">
        <w:rPr>
          <w:rFonts w:asciiTheme="minorHAnsi" w:hAnsiTheme="minorHAnsi" w:cs="Arial"/>
          <w:color w:val="auto"/>
        </w:rPr>
        <w:t xml:space="preserve">Secured connection between </w:t>
      </w:r>
      <w:r w:rsidR="002627E6" w:rsidRPr="00040ACB">
        <w:rPr>
          <w:rFonts w:asciiTheme="minorHAnsi" w:hAnsiTheme="minorHAnsi" w:cs="Arial"/>
          <w:color w:val="auto"/>
        </w:rPr>
        <w:t>DataPhile</w:t>
      </w:r>
      <w:r w:rsidRPr="00040ACB">
        <w:rPr>
          <w:rFonts w:asciiTheme="minorHAnsi" w:hAnsiTheme="minorHAnsi" w:cs="Arial"/>
          <w:color w:val="auto"/>
        </w:rPr>
        <w:t xml:space="preserve"> </w:t>
      </w:r>
      <w:r w:rsidR="001724DB" w:rsidRPr="00040ACB">
        <w:rPr>
          <w:rFonts w:asciiTheme="minorHAnsi" w:hAnsiTheme="minorHAnsi" w:cs="Arial"/>
          <w:color w:val="auto"/>
        </w:rPr>
        <w:t xml:space="preserve">systems </w:t>
      </w:r>
      <w:r w:rsidRPr="00040ACB">
        <w:rPr>
          <w:rFonts w:asciiTheme="minorHAnsi" w:hAnsiTheme="minorHAnsi" w:cs="Arial"/>
          <w:color w:val="auto"/>
        </w:rPr>
        <w:t>and IDDL</w:t>
      </w:r>
    </w:p>
    <w:p w14:paraId="513EB13D" w14:textId="306DB613" w:rsidR="001A17DD" w:rsidRPr="00040ACB" w:rsidRDefault="001A17DD" w:rsidP="004B2196">
      <w:pPr>
        <w:pStyle w:val="Hints"/>
        <w:numPr>
          <w:ilvl w:val="1"/>
          <w:numId w:val="6"/>
        </w:numPr>
        <w:rPr>
          <w:rFonts w:asciiTheme="minorHAnsi" w:hAnsiTheme="minorHAnsi" w:cs="Arial"/>
          <w:color w:val="auto"/>
        </w:rPr>
      </w:pPr>
      <w:r w:rsidRPr="00040ACB">
        <w:rPr>
          <w:rFonts w:asciiTheme="minorHAnsi" w:hAnsiTheme="minorHAnsi" w:cs="Arial"/>
          <w:color w:val="auto"/>
        </w:rPr>
        <w:t xml:space="preserve">Server and connection information is in scope and provided in a separated document </w:t>
      </w:r>
    </w:p>
    <w:p w14:paraId="495DCD0A" w14:textId="71C42066" w:rsidR="004B2196" w:rsidRDefault="004B2196" w:rsidP="002F063B">
      <w:pPr>
        <w:pStyle w:val="Hints"/>
        <w:numPr>
          <w:ilvl w:val="0"/>
          <w:numId w:val="6"/>
        </w:numPr>
        <w:rPr>
          <w:rFonts w:asciiTheme="minorHAnsi" w:hAnsiTheme="minorHAnsi" w:cs="Arial"/>
          <w:color w:val="auto"/>
        </w:rPr>
      </w:pPr>
      <w:r>
        <w:rPr>
          <w:rFonts w:asciiTheme="minorHAnsi" w:hAnsiTheme="minorHAnsi" w:cs="Arial"/>
          <w:color w:val="auto"/>
        </w:rPr>
        <w:t xml:space="preserve">Phase 2 </w:t>
      </w:r>
    </w:p>
    <w:p w14:paraId="199FD5B2" w14:textId="1E984908" w:rsidR="00D54715" w:rsidRDefault="00D54715" w:rsidP="00D54715">
      <w:pPr>
        <w:pStyle w:val="Hints"/>
        <w:numPr>
          <w:ilvl w:val="1"/>
          <w:numId w:val="6"/>
        </w:numPr>
        <w:rPr>
          <w:rFonts w:asciiTheme="minorHAnsi" w:hAnsiTheme="minorHAnsi" w:cs="Arial"/>
          <w:color w:val="auto"/>
        </w:rPr>
      </w:pPr>
      <w:r w:rsidRPr="00D54715">
        <w:rPr>
          <w:rFonts w:asciiTheme="minorHAnsi" w:hAnsiTheme="minorHAnsi" w:cs="Arial"/>
          <w:color w:val="auto"/>
        </w:rPr>
        <w:t>Ingestion of</w:t>
      </w:r>
      <w:r>
        <w:rPr>
          <w:rFonts w:asciiTheme="minorHAnsi" w:hAnsiTheme="minorHAnsi" w:cs="Arial"/>
          <w:color w:val="auto"/>
        </w:rPr>
        <w:t xml:space="preserve"> </w:t>
      </w:r>
      <w:r w:rsidR="006C0B15" w:rsidRPr="00966200">
        <w:rPr>
          <w:rFonts w:asciiTheme="minorHAnsi" w:hAnsiTheme="minorHAnsi" w:cs="Arial"/>
          <w:color w:val="FF0000"/>
        </w:rPr>
        <w:t>2</w:t>
      </w:r>
      <w:r>
        <w:rPr>
          <w:rFonts w:asciiTheme="minorHAnsi" w:hAnsiTheme="minorHAnsi" w:cs="Arial"/>
          <w:color w:val="auto"/>
        </w:rPr>
        <w:t xml:space="preserve"> of years of </w:t>
      </w:r>
      <w:r w:rsidRPr="00D54715">
        <w:rPr>
          <w:rFonts w:asciiTheme="minorHAnsi" w:hAnsiTheme="minorHAnsi" w:cs="Arial"/>
          <w:color w:val="auto"/>
        </w:rPr>
        <w:t xml:space="preserve">DataPhile </w:t>
      </w:r>
      <w:r>
        <w:rPr>
          <w:rFonts w:asciiTheme="minorHAnsi" w:hAnsiTheme="minorHAnsi" w:cs="Arial"/>
          <w:color w:val="auto"/>
        </w:rPr>
        <w:t>history for tables</w:t>
      </w:r>
      <w:r w:rsidRPr="00D54715">
        <w:rPr>
          <w:rFonts w:asciiTheme="minorHAnsi" w:hAnsiTheme="minorHAnsi" w:cs="Arial"/>
          <w:color w:val="auto"/>
        </w:rPr>
        <w:t xml:space="preserve"> required for AUM </w:t>
      </w:r>
      <w:r w:rsidR="00875C13">
        <w:rPr>
          <w:rFonts w:asciiTheme="minorHAnsi" w:hAnsiTheme="minorHAnsi" w:cs="Arial"/>
          <w:color w:val="auto"/>
        </w:rPr>
        <w:t>with no</w:t>
      </w:r>
      <w:r w:rsidRPr="00D54715">
        <w:rPr>
          <w:rFonts w:asciiTheme="minorHAnsi" w:hAnsiTheme="minorHAnsi" w:cs="Arial"/>
          <w:color w:val="auto"/>
        </w:rPr>
        <w:t xml:space="preserve">  Personally identifiable</w:t>
      </w:r>
      <w:r w:rsidRPr="004C19AB">
        <w:rPr>
          <w:rFonts w:asciiTheme="minorHAnsi" w:hAnsiTheme="minorHAnsi" w:cs="Arial"/>
          <w:color w:val="auto"/>
        </w:rPr>
        <w:t xml:space="preserve"> </w:t>
      </w:r>
      <w:r>
        <w:rPr>
          <w:rFonts w:asciiTheme="minorHAnsi" w:hAnsiTheme="minorHAnsi" w:cs="Arial"/>
          <w:color w:val="auto"/>
        </w:rPr>
        <w:t>information (PII) that could be sourced from :</w:t>
      </w:r>
    </w:p>
    <w:p w14:paraId="23D5CC28" w14:textId="77777777" w:rsidR="00D54715" w:rsidRDefault="00D54715" w:rsidP="00D54715">
      <w:pPr>
        <w:pStyle w:val="Hints"/>
        <w:numPr>
          <w:ilvl w:val="2"/>
          <w:numId w:val="6"/>
        </w:numPr>
        <w:rPr>
          <w:rFonts w:asciiTheme="minorHAnsi" w:hAnsiTheme="minorHAnsi" w:cs="Arial"/>
          <w:color w:val="auto"/>
        </w:rPr>
      </w:pPr>
      <w:r>
        <w:rPr>
          <w:rFonts w:asciiTheme="minorHAnsi" w:hAnsiTheme="minorHAnsi" w:cs="Arial"/>
          <w:color w:val="auto"/>
        </w:rPr>
        <w:t xml:space="preserve">Operational Progress database </w:t>
      </w:r>
    </w:p>
    <w:p w14:paraId="6D2253C3" w14:textId="75665A25" w:rsidR="001A17DD" w:rsidRPr="0032315F" w:rsidRDefault="001A17DD" w:rsidP="004B2196">
      <w:pPr>
        <w:pStyle w:val="Hints"/>
        <w:numPr>
          <w:ilvl w:val="1"/>
          <w:numId w:val="6"/>
        </w:numPr>
        <w:rPr>
          <w:rFonts w:asciiTheme="minorHAnsi" w:hAnsiTheme="minorHAnsi" w:cs="Arial"/>
          <w:color w:val="auto"/>
        </w:rPr>
      </w:pPr>
      <w:r w:rsidRPr="0032315F">
        <w:rPr>
          <w:rFonts w:asciiTheme="minorHAnsi" w:hAnsiTheme="minorHAnsi" w:cs="Arial"/>
          <w:color w:val="auto"/>
        </w:rPr>
        <w:t xml:space="preserve">Process </w:t>
      </w:r>
      <w:r w:rsidR="00577353">
        <w:rPr>
          <w:rFonts w:asciiTheme="minorHAnsi" w:hAnsiTheme="minorHAnsi" w:cs="Arial"/>
          <w:color w:val="auto"/>
        </w:rPr>
        <w:t xml:space="preserve">extract deltas </w:t>
      </w:r>
      <w:r w:rsidRPr="0032315F">
        <w:rPr>
          <w:rFonts w:asciiTheme="minorHAnsi" w:hAnsiTheme="minorHAnsi" w:cs="Arial"/>
          <w:color w:val="auto"/>
        </w:rPr>
        <w:t xml:space="preserve">from </w:t>
      </w:r>
      <w:r w:rsidR="002627E6" w:rsidRPr="0032315F">
        <w:rPr>
          <w:rFonts w:asciiTheme="minorHAnsi" w:hAnsiTheme="minorHAnsi" w:cs="Arial"/>
          <w:color w:val="auto"/>
        </w:rPr>
        <w:t>DataPhile</w:t>
      </w:r>
      <w:r w:rsidRPr="0032315F">
        <w:rPr>
          <w:rFonts w:asciiTheme="minorHAnsi" w:hAnsiTheme="minorHAnsi" w:cs="Arial"/>
          <w:color w:val="auto"/>
        </w:rPr>
        <w:t xml:space="preserve"> as soon as daily refresh is completed and data are available for consumption </w:t>
      </w:r>
    </w:p>
    <w:p w14:paraId="2716F88F" w14:textId="4DA2A850" w:rsidR="001724DB" w:rsidRPr="0032315F" w:rsidRDefault="001724DB" w:rsidP="004B2196">
      <w:pPr>
        <w:pStyle w:val="Hints"/>
        <w:numPr>
          <w:ilvl w:val="1"/>
          <w:numId w:val="6"/>
        </w:numPr>
        <w:rPr>
          <w:rFonts w:asciiTheme="minorHAnsi" w:hAnsiTheme="minorHAnsi" w:cs="Arial"/>
          <w:color w:val="auto"/>
        </w:rPr>
      </w:pPr>
      <w:r w:rsidRPr="0032315F">
        <w:rPr>
          <w:rFonts w:asciiTheme="minorHAnsi" w:hAnsiTheme="minorHAnsi" w:cs="Arial"/>
          <w:color w:val="auto"/>
        </w:rPr>
        <w:t xml:space="preserve">Ability to store history </w:t>
      </w:r>
      <w:r w:rsidR="0032315F" w:rsidRPr="0032315F">
        <w:rPr>
          <w:rFonts w:asciiTheme="minorHAnsi" w:hAnsiTheme="minorHAnsi" w:cs="Arial"/>
          <w:color w:val="auto"/>
        </w:rPr>
        <w:t xml:space="preserve">for each day for traceability </w:t>
      </w:r>
    </w:p>
    <w:p w14:paraId="6DBDF8FD" w14:textId="608E7F33" w:rsidR="001724DB" w:rsidRDefault="00DA7BCE" w:rsidP="004B2196">
      <w:pPr>
        <w:pStyle w:val="Hints"/>
        <w:numPr>
          <w:ilvl w:val="1"/>
          <w:numId w:val="6"/>
        </w:numPr>
        <w:rPr>
          <w:rFonts w:asciiTheme="minorHAnsi" w:hAnsiTheme="minorHAnsi" w:cs="Arial"/>
          <w:color w:val="auto"/>
        </w:rPr>
      </w:pPr>
      <w:r>
        <w:rPr>
          <w:rFonts w:asciiTheme="minorHAnsi" w:hAnsiTheme="minorHAnsi" w:cs="Arial"/>
          <w:color w:val="auto"/>
        </w:rPr>
        <w:t xml:space="preserve">Daily </w:t>
      </w:r>
      <w:r w:rsidR="001A17DD" w:rsidRPr="001A17DD">
        <w:rPr>
          <w:rFonts w:asciiTheme="minorHAnsi" w:hAnsiTheme="minorHAnsi" w:cs="Arial"/>
          <w:color w:val="auto"/>
        </w:rPr>
        <w:t xml:space="preserve">load of all tables into </w:t>
      </w:r>
      <w:r w:rsidR="00CE590B">
        <w:rPr>
          <w:rFonts w:asciiTheme="minorHAnsi" w:hAnsiTheme="minorHAnsi" w:cs="Arial"/>
          <w:color w:val="auto"/>
        </w:rPr>
        <w:t>IDDL</w:t>
      </w:r>
      <w:r w:rsidR="00967FD2">
        <w:rPr>
          <w:rFonts w:asciiTheme="minorHAnsi" w:hAnsiTheme="minorHAnsi" w:cs="Arial"/>
          <w:color w:val="auto"/>
        </w:rPr>
        <w:t xml:space="preserve"> </w:t>
      </w:r>
      <w:r w:rsidR="001A17DD" w:rsidRPr="001A17DD">
        <w:rPr>
          <w:rFonts w:asciiTheme="minorHAnsi" w:hAnsiTheme="minorHAnsi" w:cs="Arial"/>
          <w:color w:val="auto"/>
        </w:rPr>
        <w:t>raw zone</w:t>
      </w:r>
    </w:p>
    <w:p w14:paraId="57F1271F" w14:textId="77777777" w:rsidR="001724DB" w:rsidRDefault="001724DB" w:rsidP="004B2196">
      <w:pPr>
        <w:pStyle w:val="Hints"/>
        <w:numPr>
          <w:ilvl w:val="2"/>
          <w:numId w:val="6"/>
        </w:numPr>
        <w:rPr>
          <w:rFonts w:asciiTheme="minorHAnsi" w:hAnsiTheme="minorHAnsi" w:cs="Arial"/>
          <w:color w:val="auto"/>
        </w:rPr>
      </w:pPr>
      <w:r>
        <w:rPr>
          <w:rFonts w:asciiTheme="minorHAnsi" w:hAnsiTheme="minorHAnsi" w:cs="Arial"/>
          <w:color w:val="auto"/>
        </w:rPr>
        <w:t xml:space="preserve">Full load </w:t>
      </w:r>
      <w:r w:rsidR="001A17DD" w:rsidRPr="001A17DD">
        <w:rPr>
          <w:rFonts w:asciiTheme="minorHAnsi" w:hAnsiTheme="minorHAnsi" w:cs="Arial"/>
          <w:color w:val="auto"/>
        </w:rPr>
        <w:t xml:space="preserve"> when go live </w:t>
      </w:r>
    </w:p>
    <w:p w14:paraId="58F4618A" w14:textId="51FC4501" w:rsidR="001A17DD" w:rsidRPr="001A17DD" w:rsidRDefault="00546DDE" w:rsidP="004B2196">
      <w:pPr>
        <w:pStyle w:val="Hints"/>
        <w:numPr>
          <w:ilvl w:val="2"/>
          <w:numId w:val="6"/>
        </w:numPr>
        <w:rPr>
          <w:rFonts w:asciiTheme="minorHAnsi" w:hAnsiTheme="minorHAnsi" w:cs="Arial"/>
          <w:color w:val="auto"/>
        </w:rPr>
      </w:pPr>
      <w:r>
        <w:rPr>
          <w:rFonts w:asciiTheme="minorHAnsi" w:hAnsiTheme="minorHAnsi" w:cs="Arial"/>
          <w:color w:val="auto"/>
        </w:rPr>
        <w:t>subsequent</w:t>
      </w:r>
      <w:r w:rsidR="00DA7BCE">
        <w:rPr>
          <w:rFonts w:asciiTheme="minorHAnsi" w:hAnsiTheme="minorHAnsi" w:cs="Arial"/>
          <w:color w:val="auto"/>
        </w:rPr>
        <w:t xml:space="preserve"> da</w:t>
      </w:r>
      <w:r w:rsidR="001724DB">
        <w:rPr>
          <w:rFonts w:asciiTheme="minorHAnsi" w:hAnsiTheme="minorHAnsi" w:cs="Arial"/>
          <w:color w:val="auto"/>
        </w:rPr>
        <w:t xml:space="preserve">ily </w:t>
      </w:r>
      <w:r w:rsidR="00B57B0F">
        <w:rPr>
          <w:rFonts w:asciiTheme="minorHAnsi" w:hAnsiTheme="minorHAnsi" w:cs="Arial"/>
          <w:color w:val="auto"/>
        </w:rPr>
        <w:t>loads</w:t>
      </w:r>
      <w:r w:rsidR="001724DB">
        <w:rPr>
          <w:rFonts w:asciiTheme="minorHAnsi" w:hAnsiTheme="minorHAnsi" w:cs="Arial"/>
          <w:color w:val="auto"/>
        </w:rPr>
        <w:t xml:space="preserve"> of new data as well as </w:t>
      </w:r>
      <w:proofErr w:type="spellStart"/>
      <w:r w:rsidR="001724DB">
        <w:rPr>
          <w:rFonts w:asciiTheme="minorHAnsi" w:hAnsiTheme="minorHAnsi" w:cs="Arial"/>
          <w:color w:val="auto"/>
        </w:rPr>
        <w:t>mofications</w:t>
      </w:r>
      <w:proofErr w:type="spellEnd"/>
      <w:r w:rsidR="001724DB">
        <w:rPr>
          <w:rFonts w:asciiTheme="minorHAnsi" w:hAnsiTheme="minorHAnsi" w:cs="Arial"/>
          <w:color w:val="auto"/>
        </w:rPr>
        <w:t xml:space="preserve"> to previous days </w:t>
      </w:r>
    </w:p>
    <w:p w14:paraId="57EB144D" w14:textId="66235A2F" w:rsidR="00DF3A81" w:rsidRDefault="00DF3A81" w:rsidP="004C19AB">
      <w:pPr>
        <w:pStyle w:val="Hints"/>
        <w:ind w:left="720"/>
        <w:rPr>
          <w:rFonts w:asciiTheme="minorHAnsi" w:hAnsiTheme="minorHAnsi" w:cs="Arial"/>
          <w:color w:val="auto"/>
          <w:sz w:val="22"/>
          <w:szCs w:val="22"/>
        </w:rPr>
      </w:pPr>
    </w:p>
    <w:p w14:paraId="5A369E31" w14:textId="2DC7B754" w:rsidR="008C516C" w:rsidRPr="00513B2F" w:rsidRDefault="004C19AB" w:rsidP="00273756">
      <w:pPr>
        <w:pStyle w:val="Hints"/>
        <w:rPr>
          <w:rFonts w:asciiTheme="minorHAnsi" w:hAnsiTheme="minorHAnsi" w:cs="Arial"/>
          <w:i/>
        </w:rPr>
      </w:pPr>
      <w:r>
        <w:rPr>
          <w:rFonts w:asciiTheme="minorHAnsi" w:hAnsiTheme="minorHAnsi" w:cs="Arial"/>
          <w:color w:val="auto"/>
          <w:sz w:val="22"/>
          <w:szCs w:val="22"/>
        </w:rPr>
        <w:t xml:space="preserve">               </w:t>
      </w:r>
      <w:bookmarkStart w:id="70" w:name="_Toc182888886"/>
      <w:bookmarkStart w:id="71" w:name="_Toc163449929"/>
      <w:bookmarkStart w:id="72" w:name="_Toc436221591"/>
      <w:bookmarkStart w:id="73" w:name="_Toc440007354"/>
      <w:bookmarkStart w:id="74" w:name="_Toc440008000"/>
      <w:r w:rsidR="4B5FC726" w:rsidRPr="00513B2F">
        <w:rPr>
          <w:rFonts w:asciiTheme="minorHAnsi" w:hAnsiTheme="minorHAnsi" w:cs="Arial"/>
        </w:rPr>
        <w:t xml:space="preserve">Out of Scope </w:t>
      </w:r>
      <w:bookmarkEnd w:id="70"/>
      <w:bookmarkEnd w:id="71"/>
      <w:bookmarkEnd w:id="72"/>
      <w:bookmarkEnd w:id="73"/>
      <w:bookmarkEnd w:id="74"/>
    </w:p>
    <w:p w14:paraId="11ADFB4A" w14:textId="60855B0F" w:rsidR="00BF0C70" w:rsidRPr="00BF0C70" w:rsidRDefault="00BF0C70" w:rsidP="002F063B">
      <w:pPr>
        <w:pStyle w:val="ListParagraph"/>
        <w:numPr>
          <w:ilvl w:val="0"/>
          <w:numId w:val="3"/>
        </w:numPr>
        <w:rPr>
          <w:rFonts w:asciiTheme="minorHAnsi" w:hAnsiTheme="minorHAnsi" w:cs="Arial"/>
          <w:iCs/>
          <w:sz w:val="20"/>
          <w:szCs w:val="20"/>
        </w:rPr>
      </w:pPr>
      <w:bookmarkStart w:id="75" w:name="_Toc182888888"/>
      <w:bookmarkStart w:id="76" w:name="_Toc163449931"/>
      <w:bookmarkStart w:id="77" w:name="_Toc436221592"/>
      <w:bookmarkStart w:id="78" w:name="_Toc440007355"/>
      <w:bookmarkStart w:id="79" w:name="_Toc440008001"/>
      <w:r w:rsidRPr="00BF0C70">
        <w:rPr>
          <w:rFonts w:asciiTheme="minorHAnsi" w:hAnsiTheme="minorHAnsi" w:cs="Arial"/>
          <w:iCs/>
          <w:sz w:val="20"/>
          <w:szCs w:val="20"/>
        </w:rPr>
        <w:t xml:space="preserve">Data outside of </w:t>
      </w:r>
      <w:r w:rsidR="002627E6">
        <w:rPr>
          <w:rFonts w:asciiTheme="minorHAnsi" w:hAnsiTheme="minorHAnsi" w:cs="Arial"/>
          <w:iCs/>
          <w:sz w:val="20"/>
          <w:szCs w:val="20"/>
        </w:rPr>
        <w:t>DataPhile</w:t>
      </w:r>
      <w:r>
        <w:rPr>
          <w:rFonts w:asciiTheme="minorHAnsi" w:hAnsiTheme="minorHAnsi" w:cs="Arial"/>
          <w:iCs/>
          <w:sz w:val="20"/>
          <w:szCs w:val="20"/>
        </w:rPr>
        <w:t xml:space="preserve"> unless mentioned as in</w:t>
      </w:r>
      <w:r w:rsidRPr="00BF0C70">
        <w:rPr>
          <w:rFonts w:asciiTheme="minorHAnsi" w:hAnsiTheme="minorHAnsi" w:cs="Arial"/>
          <w:iCs/>
          <w:sz w:val="20"/>
          <w:szCs w:val="20"/>
        </w:rPr>
        <w:t xml:space="preserve"> scope</w:t>
      </w:r>
    </w:p>
    <w:p w14:paraId="04C50669" w14:textId="77F02D76" w:rsidR="009A5C1C" w:rsidRPr="00513B2F" w:rsidRDefault="004C19AB" w:rsidP="002F063B">
      <w:pPr>
        <w:pStyle w:val="ListParagraph"/>
        <w:numPr>
          <w:ilvl w:val="0"/>
          <w:numId w:val="3"/>
        </w:numPr>
        <w:rPr>
          <w:rFonts w:asciiTheme="minorHAnsi" w:hAnsiTheme="minorHAnsi" w:cs="Arial"/>
          <w:iCs/>
          <w:sz w:val="20"/>
          <w:szCs w:val="20"/>
        </w:rPr>
      </w:pPr>
      <w:r>
        <w:rPr>
          <w:rFonts w:asciiTheme="minorHAnsi" w:hAnsiTheme="minorHAnsi" w:cs="Arial"/>
          <w:iCs/>
          <w:sz w:val="20"/>
          <w:szCs w:val="20"/>
        </w:rPr>
        <w:t>I</w:t>
      </w:r>
      <w:r w:rsidR="009A5C1C" w:rsidRPr="00513B2F">
        <w:rPr>
          <w:rFonts w:asciiTheme="minorHAnsi" w:hAnsiTheme="minorHAnsi" w:cs="Arial"/>
          <w:iCs/>
          <w:sz w:val="20"/>
          <w:szCs w:val="20"/>
        </w:rPr>
        <w:t xml:space="preserve">ngestion of near real </w:t>
      </w:r>
      <w:r w:rsidR="003C05E3" w:rsidRPr="00513B2F">
        <w:rPr>
          <w:rFonts w:asciiTheme="minorHAnsi" w:hAnsiTheme="minorHAnsi" w:cs="Arial"/>
          <w:iCs/>
          <w:sz w:val="20"/>
          <w:szCs w:val="20"/>
        </w:rPr>
        <w:t xml:space="preserve">time </w:t>
      </w:r>
      <w:r w:rsidR="009A5C1C" w:rsidRPr="00513B2F">
        <w:rPr>
          <w:rFonts w:asciiTheme="minorHAnsi" w:hAnsiTheme="minorHAnsi" w:cs="Arial"/>
          <w:iCs/>
          <w:sz w:val="20"/>
          <w:szCs w:val="20"/>
        </w:rPr>
        <w:t>data</w:t>
      </w:r>
    </w:p>
    <w:p w14:paraId="5D1DD6E5" w14:textId="1AA3DF19" w:rsidR="009A5C1C" w:rsidRPr="00513B2F" w:rsidRDefault="009A5C1C" w:rsidP="002F063B">
      <w:pPr>
        <w:pStyle w:val="ListParagraph"/>
        <w:numPr>
          <w:ilvl w:val="0"/>
          <w:numId w:val="3"/>
        </w:numPr>
        <w:rPr>
          <w:rFonts w:asciiTheme="minorHAnsi" w:hAnsiTheme="minorHAnsi" w:cs="Arial"/>
          <w:iCs/>
          <w:sz w:val="20"/>
          <w:szCs w:val="20"/>
        </w:rPr>
      </w:pPr>
      <w:r w:rsidRPr="00513B2F">
        <w:rPr>
          <w:rFonts w:asciiTheme="minorHAnsi" w:hAnsiTheme="minorHAnsi" w:cs="Arial"/>
          <w:iCs/>
          <w:sz w:val="20"/>
          <w:szCs w:val="20"/>
        </w:rPr>
        <w:t>Row level – validations and error checking</w:t>
      </w:r>
    </w:p>
    <w:p w14:paraId="5CC9F9D0" w14:textId="00304391" w:rsidR="009A5C1C" w:rsidRDefault="009A5C1C" w:rsidP="002F063B">
      <w:pPr>
        <w:pStyle w:val="ListParagraph"/>
        <w:numPr>
          <w:ilvl w:val="0"/>
          <w:numId w:val="3"/>
        </w:numPr>
        <w:rPr>
          <w:rFonts w:asciiTheme="minorHAnsi" w:hAnsiTheme="minorHAnsi" w:cs="Arial"/>
          <w:iCs/>
          <w:sz w:val="20"/>
          <w:szCs w:val="20"/>
        </w:rPr>
      </w:pPr>
      <w:r w:rsidRPr="00513B2F">
        <w:rPr>
          <w:rFonts w:asciiTheme="minorHAnsi" w:hAnsiTheme="minorHAnsi" w:cs="Arial"/>
          <w:iCs/>
          <w:sz w:val="20"/>
          <w:szCs w:val="20"/>
        </w:rPr>
        <w:t>Data cleansing and standardization</w:t>
      </w:r>
    </w:p>
    <w:p w14:paraId="174CB07B" w14:textId="0A191E00" w:rsidR="00936B22" w:rsidRPr="00513B2F" w:rsidRDefault="00936B22" w:rsidP="0072431E">
      <w:pPr>
        <w:pStyle w:val="ListParagraph"/>
        <w:ind w:left="1440"/>
        <w:rPr>
          <w:rFonts w:asciiTheme="minorHAnsi" w:hAnsiTheme="minorHAnsi" w:cs="Arial"/>
          <w:iCs/>
          <w:sz w:val="20"/>
          <w:szCs w:val="20"/>
        </w:rPr>
      </w:pPr>
    </w:p>
    <w:p w14:paraId="5A369E34" w14:textId="40BE1F36" w:rsidR="00801114" w:rsidRPr="00513B2F" w:rsidRDefault="4B5FC726" w:rsidP="00376B3C">
      <w:pPr>
        <w:pStyle w:val="Heading3"/>
        <w:ind w:left="1440"/>
        <w:rPr>
          <w:rFonts w:asciiTheme="minorHAnsi" w:hAnsiTheme="minorHAnsi" w:cs="Arial"/>
          <w:i w:val="0"/>
        </w:rPr>
      </w:pPr>
      <w:bookmarkStart w:id="80" w:name="_Toc27638899"/>
      <w:r w:rsidRPr="00513B2F">
        <w:rPr>
          <w:rFonts w:asciiTheme="minorHAnsi" w:hAnsiTheme="minorHAnsi" w:cs="Arial"/>
          <w:i w:val="0"/>
        </w:rPr>
        <w:t>Assumptions</w:t>
      </w:r>
      <w:bookmarkEnd w:id="80"/>
      <w:r w:rsidRPr="00513B2F">
        <w:rPr>
          <w:rFonts w:asciiTheme="minorHAnsi" w:hAnsiTheme="minorHAnsi" w:cs="Arial"/>
          <w:i w:val="0"/>
        </w:rPr>
        <w:t xml:space="preserve"> </w:t>
      </w:r>
      <w:bookmarkEnd w:id="75"/>
      <w:bookmarkEnd w:id="76"/>
      <w:bookmarkEnd w:id="77"/>
      <w:bookmarkEnd w:id="78"/>
      <w:bookmarkEnd w:id="79"/>
    </w:p>
    <w:p w14:paraId="00A9DB49" w14:textId="3BD07C49" w:rsidR="00BF0C70" w:rsidRPr="00BF0C70" w:rsidRDefault="002627E6" w:rsidP="002F063B">
      <w:pPr>
        <w:pStyle w:val="ListParagraph"/>
        <w:numPr>
          <w:ilvl w:val="0"/>
          <w:numId w:val="4"/>
        </w:numPr>
        <w:rPr>
          <w:rFonts w:asciiTheme="minorHAnsi" w:hAnsiTheme="minorHAnsi" w:cs="Arial"/>
          <w:sz w:val="20"/>
          <w:szCs w:val="22"/>
        </w:rPr>
      </w:pPr>
      <w:r>
        <w:rPr>
          <w:rFonts w:asciiTheme="minorHAnsi" w:hAnsiTheme="minorHAnsi" w:cs="Arial"/>
          <w:sz w:val="20"/>
          <w:szCs w:val="22"/>
        </w:rPr>
        <w:t>DataPhile</w:t>
      </w:r>
      <w:r w:rsidR="00BF0C70" w:rsidRPr="00BF0C70">
        <w:rPr>
          <w:rFonts w:asciiTheme="minorHAnsi" w:hAnsiTheme="minorHAnsi" w:cs="Arial"/>
          <w:sz w:val="20"/>
          <w:szCs w:val="22"/>
        </w:rPr>
        <w:t xml:space="preserve"> tables are refreshed daily and data is only </w:t>
      </w:r>
      <w:r w:rsidR="00ED35D2">
        <w:rPr>
          <w:rFonts w:asciiTheme="minorHAnsi" w:hAnsiTheme="minorHAnsi" w:cs="Arial"/>
          <w:sz w:val="20"/>
          <w:szCs w:val="22"/>
        </w:rPr>
        <w:t xml:space="preserve">loaded </w:t>
      </w:r>
      <w:r w:rsidR="00BF0C70" w:rsidRPr="00BF0C70">
        <w:rPr>
          <w:rFonts w:asciiTheme="minorHAnsi" w:hAnsiTheme="minorHAnsi" w:cs="Arial"/>
          <w:sz w:val="20"/>
          <w:szCs w:val="22"/>
        </w:rPr>
        <w:t xml:space="preserve">once into </w:t>
      </w:r>
      <w:r w:rsidR="00CE590B">
        <w:rPr>
          <w:rFonts w:asciiTheme="minorHAnsi" w:hAnsiTheme="minorHAnsi" w:cs="Arial"/>
          <w:sz w:val="20"/>
          <w:szCs w:val="22"/>
        </w:rPr>
        <w:t>IDDL</w:t>
      </w:r>
      <w:r w:rsidR="00967FD2">
        <w:rPr>
          <w:rFonts w:asciiTheme="minorHAnsi" w:hAnsiTheme="minorHAnsi" w:cs="Arial"/>
          <w:sz w:val="20"/>
          <w:szCs w:val="22"/>
        </w:rPr>
        <w:t xml:space="preserve"> </w:t>
      </w:r>
      <w:r w:rsidR="00CC6896">
        <w:rPr>
          <w:rFonts w:asciiTheme="minorHAnsi" w:hAnsiTheme="minorHAnsi" w:cs="Arial"/>
          <w:sz w:val="20"/>
          <w:szCs w:val="22"/>
        </w:rPr>
        <w:t>at</w:t>
      </w:r>
      <w:r w:rsidR="006D7C10">
        <w:rPr>
          <w:rFonts w:asciiTheme="minorHAnsi" w:hAnsiTheme="minorHAnsi" w:cs="Arial"/>
          <w:sz w:val="20"/>
          <w:szCs w:val="22"/>
        </w:rPr>
        <w:t xml:space="preserve"> </w:t>
      </w:r>
      <w:proofErr w:type="spellStart"/>
      <w:r w:rsidR="006D7C10">
        <w:rPr>
          <w:rFonts w:asciiTheme="minorHAnsi" w:hAnsiTheme="minorHAnsi" w:cs="Arial"/>
          <w:sz w:val="20"/>
          <w:szCs w:val="22"/>
        </w:rPr>
        <w:t>eod</w:t>
      </w:r>
      <w:proofErr w:type="spellEnd"/>
      <w:r w:rsidR="006D7C10">
        <w:rPr>
          <w:rFonts w:asciiTheme="minorHAnsi" w:hAnsiTheme="minorHAnsi" w:cs="Arial"/>
          <w:sz w:val="20"/>
          <w:szCs w:val="22"/>
        </w:rPr>
        <w:t xml:space="preserve"> </w:t>
      </w:r>
    </w:p>
    <w:p w14:paraId="0F4E35B2" w14:textId="1767D5B0" w:rsidR="00BF0C70" w:rsidRPr="00BF0C70" w:rsidRDefault="00BF0C70" w:rsidP="002F063B">
      <w:pPr>
        <w:pStyle w:val="ListParagraph"/>
        <w:numPr>
          <w:ilvl w:val="0"/>
          <w:numId w:val="4"/>
        </w:numPr>
        <w:rPr>
          <w:rFonts w:asciiTheme="minorHAnsi" w:hAnsiTheme="minorHAnsi" w:cs="Arial"/>
          <w:sz w:val="20"/>
          <w:szCs w:val="22"/>
        </w:rPr>
      </w:pPr>
      <w:bookmarkStart w:id="81" w:name="_Hlk25566122"/>
      <w:r w:rsidRPr="00BF0C70">
        <w:rPr>
          <w:rFonts w:asciiTheme="minorHAnsi" w:hAnsiTheme="minorHAnsi" w:cs="Arial"/>
          <w:sz w:val="20"/>
          <w:szCs w:val="22"/>
        </w:rPr>
        <w:t xml:space="preserve">Data in </w:t>
      </w:r>
      <w:r w:rsidR="002627E6">
        <w:rPr>
          <w:rFonts w:asciiTheme="minorHAnsi" w:hAnsiTheme="minorHAnsi" w:cs="Arial"/>
          <w:sz w:val="20"/>
          <w:szCs w:val="22"/>
        </w:rPr>
        <w:t>DataPhile</w:t>
      </w:r>
      <w:r w:rsidRPr="00BF0C70">
        <w:rPr>
          <w:rFonts w:asciiTheme="minorHAnsi" w:hAnsiTheme="minorHAnsi" w:cs="Arial"/>
          <w:sz w:val="20"/>
          <w:szCs w:val="22"/>
        </w:rPr>
        <w:t xml:space="preserve"> has been validated</w:t>
      </w:r>
      <w:r w:rsidR="009D0E71">
        <w:rPr>
          <w:rFonts w:asciiTheme="minorHAnsi" w:hAnsiTheme="minorHAnsi" w:cs="Arial"/>
          <w:sz w:val="20"/>
          <w:szCs w:val="22"/>
        </w:rPr>
        <w:t xml:space="preserve"> by business team </w:t>
      </w:r>
      <w:r w:rsidRPr="00BF0C70">
        <w:rPr>
          <w:rFonts w:asciiTheme="minorHAnsi" w:hAnsiTheme="minorHAnsi" w:cs="Arial"/>
          <w:sz w:val="20"/>
          <w:szCs w:val="22"/>
        </w:rPr>
        <w:t xml:space="preserve"> </w:t>
      </w:r>
      <w:r w:rsidR="004B2196">
        <w:rPr>
          <w:rFonts w:asciiTheme="minorHAnsi" w:hAnsiTheme="minorHAnsi" w:cs="Arial"/>
          <w:sz w:val="20"/>
          <w:szCs w:val="22"/>
        </w:rPr>
        <w:t xml:space="preserve">through analysis conducted in Phase 1 </w:t>
      </w:r>
      <w:r w:rsidRPr="00BF0C70">
        <w:rPr>
          <w:rFonts w:asciiTheme="minorHAnsi" w:hAnsiTheme="minorHAnsi" w:cs="Arial"/>
          <w:sz w:val="20"/>
          <w:szCs w:val="22"/>
        </w:rPr>
        <w:t xml:space="preserve">before </w:t>
      </w:r>
      <w:r w:rsidR="004B2196">
        <w:rPr>
          <w:rFonts w:asciiTheme="minorHAnsi" w:hAnsiTheme="minorHAnsi" w:cs="Arial"/>
          <w:sz w:val="20"/>
          <w:szCs w:val="22"/>
        </w:rPr>
        <w:t xml:space="preserve">automating the daily </w:t>
      </w:r>
      <w:r w:rsidR="00D46590">
        <w:rPr>
          <w:rFonts w:asciiTheme="minorHAnsi" w:hAnsiTheme="minorHAnsi" w:cs="Arial"/>
          <w:sz w:val="20"/>
          <w:szCs w:val="22"/>
        </w:rPr>
        <w:t>loading</w:t>
      </w:r>
      <w:r w:rsidRPr="00BF0C70">
        <w:rPr>
          <w:rFonts w:asciiTheme="minorHAnsi" w:hAnsiTheme="minorHAnsi" w:cs="Arial"/>
          <w:sz w:val="20"/>
          <w:szCs w:val="22"/>
        </w:rPr>
        <w:t xml:space="preserve"> </w:t>
      </w:r>
      <w:r w:rsidR="004B2196">
        <w:rPr>
          <w:rFonts w:asciiTheme="minorHAnsi" w:hAnsiTheme="minorHAnsi" w:cs="Arial"/>
          <w:sz w:val="20"/>
          <w:szCs w:val="22"/>
        </w:rPr>
        <w:t xml:space="preserve">of data </w:t>
      </w:r>
      <w:r w:rsidRPr="00BF0C70">
        <w:rPr>
          <w:rFonts w:asciiTheme="minorHAnsi" w:hAnsiTheme="minorHAnsi" w:cs="Arial"/>
          <w:sz w:val="20"/>
          <w:szCs w:val="22"/>
        </w:rPr>
        <w:t xml:space="preserve">into </w:t>
      </w:r>
      <w:r w:rsidR="00CE590B">
        <w:rPr>
          <w:rFonts w:asciiTheme="minorHAnsi" w:hAnsiTheme="minorHAnsi" w:cs="Arial"/>
          <w:sz w:val="20"/>
          <w:szCs w:val="22"/>
        </w:rPr>
        <w:t>IDDL</w:t>
      </w:r>
      <w:bookmarkStart w:id="82" w:name="IDRValidation"/>
      <w:bookmarkEnd w:id="82"/>
    </w:p>
    <w:bookmarkEnd w:id="81"/>
    <w:p w14:paraId="466EADA7" w14:textId="5D2F326B" w:rsidR="00BF0C70" w:rsidRPr="00500DA2" w:rsidRDefault="00BF0C70" w:rsidP="002F063B">
      <w:pPr>
        <w:pStyle w:val="ListParagraph"/>
        <w:numPr>
          <w:ilvl w:val="0"/>
          <w:numId w:val="4"/>
        </w:numPr>
        <w:rPr>
          <w:rFonts w:asciiTheme="minorHAnsi" w:hAnsiTheme="minorHAnsi" w:cs="Arial"/>
          <w:sz w:val="20"/>
          <w:szCs w:val="22"/>
        </w:rPr>
      </w:pPr>
      <w:r w:rsidRPr="00546DDE">
        <w:rPr>
          <w:rFonts w:asciiTheme="minorHAnsi" w:hAnsiTheme="minorHAnsi" w:cs="Arial"/>
          <w:sz w:val="20"/>
          <w:szCs w:val="22"/>
        </w:rPr>
        <w:t xml:space="preserve">Data coverage in </w:t>
      </w:r>
      <w:r w:rsidR="002627E6">
        <w:rPr>
          <w:rFonts w:asciiTheme="minorHAnsi" w:hAnsiTheme="minorHAnsi" w:cs="Arial"/>
          <w:sz w:val="20"/>
          <w:szCs w:val="22"/>
        </w:rPr>
        <w:t>DataPhile</w:t>
      </w:r>
      <w:r w:rsidRPr="00546DDE">
        <w:rPr>
          <w:rFonts w:asciiTheme="minorHAnsi" w:hAnsiTheme="minorHAnsi" w:cs="Arial"/>
          <w:sz w:val="20"/>
          <w:szCs w:val="22"/>
        </w:rPr>
        <w:t xml:space="preserve"> is </w:t>
      </w:r>
      <w:r w:rsidR="00207B60" w:rsidRPr="00546DDE">
        <w:rPr>
          <w:rFonts w:asciiTheme="minorHAnsi" w:hAnsiTheme="minorHAnsi" w:cs="Arial"/>
          <w:sz w:val="20"/>
          <w:szCs w:val="22"/>
        </w:rPr>
        <w:t>enough</w:t>
      </w:r>
      <w:r w:rsidRPr="00500DA2">
        <w:rPr>
          <w:rFonts w:asciiTheme="minorHAnsi" w:hAnsiTheme="minorHAnsi" w:cs="Arial"/>
          <w:sz w:val="20"/>
          <w:szCs w:val="22"/>
        </w:rPr>
        <w:t xml:space="preserve"> for downstream consumers </w:t>
      </w:r>
    </w:p>
    <w:p w14:paraId="39BA2568" w14:textId="006173FC" w:rsidR="004D30AE" w:rsidRPr="00A55BA4" w:rsidRDefault="004D30AE" w:rsidP="00546DDE">
      <w:pPr>
        <w:pStyle w:val="ListParagraph"/>
        <w:numPr>
          <w:ilvl w:val="0"/>
          <w:numId w:val="4"/>
        </w:numPr>
        <w:rPr>
          <w:rFonts w:asciiTheme="minorHAnsi" w:hAnsiTheme="minorHAnsi" w:cs="Arial"/>
          <w:sz w:val="20"/>
          <w:szCs w:val="22"/>
        </w:rPr>
      </w:pPr>
      <w:r w:rsidRPr="00546DDE">
        <w:rPr>
          <w:rFonts w:asciiTheme="minorHAnsi" w:hAnsiTheme="minorHAnsi" w:cs="Arial"/>
          <w:sz w:val="20"/>
          <w:szCs w:val="22"/>
        </w:rPr>
        <w:t xml:space="preserve">An automated secured file transfer protocol (SFTP) process is available for </w:t>
      </w:r>
      <w:r w:rsidR="002627E6">
        <w:rPr>
          <w:rFonts w:asciiTheme="minorHAnsi" w:hAnsiTheme="minorHAnsi" w:cs="Arial"/>
          <w:sz w:val="20"/>
          <w:szCs w:val="22"/>
        </w:rPr>
        <w:t>DataPhile</w:t>
      </w:r>
      <w:r w:rsidRPr="00546DDE">
        <w:rPr>
          <w:rFonts w:asciiTheme="minorHAnsi" w:hAnsiTheme="minorHAnsi" w:cs="Arial"/>
          <w:sz w:val="20"/>
          <w:szCs w:val="22"/>
        </w:rPr>
        <w:t xml:space="preserve"> </w:t>
      </w:r>
      <w:r w:rsidR="001724DB">
        <w:rPr>
          <w:rFonts w:asciiTheme="minorHAnsi" w:hAnsiTheme="minorHAnsi" w:cs="Arial"/>
          <w:sz w:val="20"/>
          <w:szCs w:val="22"/>
        </w:rPr>
        <w:t xml:space="preserve">systems </w:t>
      </w:r>
      <w:r w:rsidRPr="00500DA2">
        <w:rPr>
          <w:rFonts w:asciiTheme="minorHAnsi" w:hAnsiTheme="minorHAnsi" w:cs="Arial"/>
          <w:sz w:val="20"/>
          <w:szCs w:val="22"/>
        </w:rPr>
        <w:t xml:space="preserve">to support the transfer of data files through Manulife’s network </w:t>
      </w:r>
      <w:r w:rsidR="00207B60" w:rsidRPr="00A55BA4">
        <w:rPr>
          <w:rFonts w:asciiTheme="minorHAnsi" w:hAnsiTheme="minorHAnsi" w:cs="Arial"/>
          <w:sz w:val="20"/>
          <w:szCs w:val="22"/>
        </w:rPr>
        <w:t>infrastructure?</w:t>
      </w:r>
      <w:r w:rsidRPr="00A55BA4">
        <w:rPr>
          <w:rFonts w:asciiTheme="minorHAnsi" w:hAnsiTheme="minorHAnsi" w:cs="Arial"/>
          <w:sz w:val="20"/>
          <w:szCs w:val="22"/>
        </w:rPr>
        <w:t xml:space="preserve"> </w:t>
      </w:r>
    </w:p>
    <w:p w14:paraId="4188167B" w14:textId="6EB506C8" w:rsidR="0025417D" w:rsidRPr="00B81DB1" w:rsidRDefault="002627E6" w:rsidP="002F063B">
      <w:pPr>
        <w:pStyle w:val="ListParagraph"/>
        <w:numPr>
          <w:ilvl w:val="0"/>
          <w:numId w:val="4"/>
        </w:numPr>
        <w:rPr>
          <w:rFonts w:asciiTheme="minorHAnsi" w:hAnsiTheme="minorHAnsi" w:cs="Arial"/>
          <w:sz w:val="20"/>
          <w:szCs w:val="22"/>
        </w:rPr>
      </w:pPr>
      <w:r w:rsidRPr="00B81DB1">
        <w:rPr>
          <w:rFonts w:asciiTheme="minorHAnsi" w:hAnsiTheme="minorHAnsi" w:cs="Arial"/>
          <w:sz w:val="20"/>
          <w:szCs w:val="22"/>
        </w:rPr>
        <w:t>DataPhile</w:t>
      </w:r>
      <w:r w:rsidR="004D30AE" w:rsidRPr="00B81DB1">
        <w:rPr>
          <w:rFonts w:asciiTheme="minorHAnsi" w:hAnsiTheme="minorHAnsi" w:cs="Arial"/>
          <w:sz w:val="20"/>
          <w:szCs w:val="22"/>
        </w:rPr>
        <w:t xml:space="preserve"> FUND </w:t>
      </w:r>
      <w:r w:rsidR="00207B60" w:rsidRPr="00B81DB1">
        <w:rPr>
          <w:rFonts w:asciiTheme="minorHAnsi" w:hAnsiTheme="minorHAnsi" w:cs="Arial"/>
          <w:sz w:val="20"/>
          <w:szCs w:val="22"/>
        </w:rPr>
        <w:t>identifiers’</w:t>
      </w:r>
      <w:r w:rsidR="004D30AE" w:rsidRPr="00B81DB1">
        <w:rPr>
          <w:rFonts w:asciiTheme="minorHAnsi" w:hAnsiTheme="minorHAnsi" w:cs="Arial"/>
          <w:sz w:val="20"/>
          <w:szCs w:val="22"/>
        </w:rPr>
        <w:t xml:space="preserve"> will </w:t>
      </w:r>
      <w:r w:rsidR="00BF0C70" w:rsidRPr="00B81DB1">
        <w:rPr>
          <w:rFonts w:asciiTheme="minorHAnsi" w:hAnsiTheme="minorHAnsi" w:cs="Arial"/>
          <w:sz w:val="20"/>
          <w:szCs w:val="22"/>
        </w:rPr>
        <w:t xml:space="preserve">be mapped to </w:t>
      </w:r>
      <w:r w:rsidR="00CE590B">
        <w:rPr>
          <w:rFonts w:asciiTheme="minorHAnsi" w:hAnsiTheme="minorHAnsi" w:cs="Arial"/>
          <w:sz w:val="20"/>
          <w:szCs w:val="22"/>
        </w:rPr>
        <w:t>IDDL</w:t>
      </w:r>
      <w:r w:rsidR="00967FD2">
        <w:rPr>
          <w:rFonts w:asciiTheme="minorHAnsi" w:hAnsiTheme="minorHAnsi" w:cs="Arial"/>
          <w:sz w:val="20"/>
          <w:szCs w:val="22"/>
        </w:rPr>
        <w:t xml:space="preserve"> </w:t>
      </w:r>
      <w:r w:rsidR="0025417D" w:rsidRPr="00B81DB1">
        <w:rPr>
          <w:rFonts w:asciiTheme="minorHAnsi" w:hAnsiTheme="minorHAnsi" w:cs="Arial"/>
          <w:sz w:val="20"/>
          <w:szCs w:val="22"/>
        </w:rPr>
        <w:t xml:space="preserve">Portfolio identifiers </w:t>
      </w:r>
      <w:r w:rsidR="00BF0C70" w:rsidRPr="00B81DB1">
        <w:rPr>
          <w:rFonts w:asciiTheme="minorHAnsi" w:hAnsiTheme="minorHAnsi" w:cs="Arial"/>
          <w:sz w:val="20"/>
          <w:szCs w:val="22"/>
        </w:rPr>
        <w:t xml:space="preserve">in a </w:t>
      </w:r>
      <w:r w:rsidR="00207B60" w:rsidRPr="00B81DB1">
        <w:rPr>
          <w:rFonts w:asciiTheme="minorHAnsi" w:hAnsiTheme="minorHAnsi" w:cs="Arial"/>
          <w:sz w:val="20"/>
          <w:szCs w:val="22"/>
        </w:rPr>
        <w:t>separate</w:t>
      </w:r>
      <w:r w:rsidR="00BF0C70" w:rsidRPr="00B81DB1">
        <w:rPr>
          <w:rFonts w:asciiTheme="minorHAnsi" w:hAnsiTheme="minorHAnsi" w:cs="Arial"/>
          <w:sz w:val="20"/>
          <w:szCs w:val="22"/>
        </w:rPr>
        <w:t xml:space="preserve"> document. </w:t>
      </w:r>
      <w:r w:rsidR="0025417D" w:rsidRPr="00B81DB1">
        <w:rPr>
          <w:rFonts w:asciiTheme="minorHAnsi" w:hAnsiTheme="minorHAnsi" w:cs="Arial"/>
          <w:sz w:val="20"/>
          <w:szCs w:val="22"/>
        </w:rPr>
        <w:t xml:space="preserve"> These Identifiers are unique codes to identify </w:t>
      </w:r>
      <w:r w:rsidR="00F46A11" w:rsidRPr="00B81DB1">
        <w:rPr>
          <w:rFonts w:asciiTheme="minorHAnsi" w:hAnsiTheme="minorHAnsi" w:cs="Arial"/>
          <w:sz w:val="20"/>
          <w:szCs w:val="22"/>
        </w:rPr>
        <w:t xml:space="preserve">Fund </w:t>
      </w:r>
      <w:r w:rsidR="0025417D" w:rsidRPr="00B81DB1">
        <w:rPr>
          <w:rFonts w:asciiTheme="minorHAnsi" w:hAnsiTheme="minorHAnsi" w:cs="Arial"/>
          <w:sz w:val="20"/>
          <w:szCs w:val="22"/>
        </w:rPr>
        <w:t xml:space="preserve">in Manulife’s accounting system. The </w:t>
      </w:r>
      <w:r w:rsidR="00CE590B">
        <w:rPr>
          <w:rFonts w:asciiTheme="minorHAnsi" w:hAnsiTheme="minorHAnsi" w:cs="Arial"/>
          <w:sz w:val="20"/>
          <w:szCs w:val="22"/>
        </w:rPr>
        <w:t>IDDL</w:t>
      </w:r>
      <w:r w:rsidR="00967FD2">
        <w:rPr>
          <w:rFonts w:asciiTheme="minorHAnsi" w:hAnsiTheme="minorHAnsi" w:cs="Arial"/>
          <w:sz w:val="20"/>
          <w:szCs w:val="22"/>
        </w:rPr>
        <w:t xml:space="preserve"> </w:t>
      </w:r>
      <w:r w:rsidR="0025417D" w:rsidRPr="00B81DB1">
        <w:rPr>
          <w:rFonts w:asciiTheme="minorHAnsi" w:hAnsiTheme="minorHAnsi" w:cs="Arial"/>
          <w:sz w:val="20"/>
          <w:szCs w:val="22"/>
        </w:rPr>
        <w:t>is joined and built using these identifiers.</w:t>
      </w:r>
      <w:r w:rsidR="004D30AE" w:rsidRPr="00B81DB1">
        <w:rPr>
          <w:rFonts w:asciiTheme="minorHAnsi" w:hAnsiTheme="minorHAnsi" w:cs="Arial"/>
          <w:sz w:val="20"/>
          <w:szCs w:val="22"/>
        </w:rPr>
        <w:t xml:space="preserve"> A separate group will </w:t>
      </w:r>
      <w:r w:rsidR="00207B60" w:rsidRPr="00B81DB1">
        <w:rPr>
          <w:rFonts w:asciiTheme="minorHAnsi" w:hAnsiTheme="minorHAnsi" w:cs="Arial"/>
          <w:sz w:val="20"/>
          <w:szCs w:val="22"/>
        </w:rPr>
        <w:t>maintain this</w:t>
      </w:r>
      <w:r w:rsidR="004D30AE" w:rsidRPr="00B81DB1">
        <w:rPr>
          <w:rFonts w:asciiTheme="minorHAnsi" w:hAnsiTheme="minorHAnsi" w:cs="Arial"/>
          <w:sz w:val="20"/>
          <w:szCs w:val="22"/>
        </w:rPr>
        <w:t xml:space="preserve"> </w:t>
      </w:r>
      <w:r w:rsidR="00F46A11" w:rsidRPr="00B81DB1">
        <w:rPr>
          <w:rFonts w:asciiTheme="minorHAnsi" w:hAnsiTheme="minorHAnsi" w:cs="Arial"/>
          <w:sz w:val="20"/>
          <w:szCs w:val="22"/>
        </w:rPr>
        <w:t xml:space="preserve">variables and </w:t>
      </w:r>
      <w:r w:rsidR="004D30AE" w:rsidRPr="00B81DB1">
        <w:rPr>
          <w:rFonts w:asciiTheme="minorHAnsi" w:hAnsiTheme="minorHAnsi" w:cs="Arial"/>
          <w:sz w:val="20"/>
          <w:szCs w:val="22"/>
        </w:rPr>
        <w:t xml:space="preserve">translation. </w:t>
      </w:r>
    </w:p>
    <w:p w14:paraId="42475CB7" w14:textId="7C618C98" w:rsidR="0010409B" w:rsidRPr="000F5D1D" w:rsidRDefault="004D30AE" w:rsidP="002F063B">
      <w:pPr>
        <w:pStyle w:val="Hints"/>
        <w:numPr>
          <w:ilvl w:val="0"/>
          <w:numId w:val="4"/>
        </w:numPr>
        <w:rPr>
          <w:rFonts w:asciiTheme="minorHAnsi" w:hAnsiTheme="minorHAnsi" w:cs="Arial"/>
          <w:szCs w:val="22"/>
        </w:rPr>
      </w:pPr>
      <w:bookmarkStart w:id="83" w:name="_Hlk535331922"/>
      <w:r w:rsidRPr="00546DDE">
        <w:rPr>
          <w:rFonts w:asciiTheme="minorHAnsi" w:hAnsiTheme="minorHAnsi" w:cs="Arial"/>
          <w:color w:val="auto"/>
          <w:szCs w:val="22"/>
        </w:rPr>
        <w:t>A business rules on extracting data</w:t>
      </w:r>
      <w:r w:rsidR="00087425" w:rsidRPr="00546DDE">
        <w:rPr>
          <w:rFonts w:asciiTheme="minorHAnsi" w:hAnsiTheme="minorHAnsi" w:cs="Arial"/>
          <w:color w:val="auto"/>
          <w:szCs w:val="22"/>
        </w:rPr>
        <w:t xml:space="preserve"> from </w:t>
      </w:r>
      <w:r w:rsidR="002627E6">
        <w:rPr>
          <w:rFonts w:asciiTheme="minorHAnsi" w:hAnsiTheme="minorHAnsi" w:cs="Arial"/>
          <w:color w:val="auto"/>
          <w:szCs w:val="22"/>
        </w:rPr>
        <w:t>DataPhile</w:t>
      </w:r>
      <w:r w:rsidRPr="00546DDE">
        <w:rPr>
          <w:rFonts w:asciiTheme="minorHAnsi" w:hAnsiTheme="minorHAnsi" w:cs="Arial"/>
          <w:color w:val="auto"/>
          <w:szCs w:val="22"/>
        </w:rPr>
        <w:t xml:space="preserve"> </w:t>
      </w:r>
      <w:r w:rsidR="00087425" w:rsidRPr="00500DA2">
        <w:rPr>
          <w:rFonts w:asciiTheme="minorHAnsi" w:hAnsiTheme="minorHAnsi" w:cs="Arial"/>
          <w:color w:val="auto"/>
          <w:szCs w:val="22"/>
        </w:rPr>
        <w:t xml:space="preserve">will be available to complete </w:t>
      </w:r>
      <w:r w:rsidR="008679E9" w:rsidRPr="00500DA2">
        <w:rPr>
          <w:rFonts w:asciiTheme="minorHAnsi" w:hAnsiTheme="minorHAnsi" w:cs="Arial"/>
          <w:color w:val="auto"/>
          <w:szCs w:val="22"/>
        </w:rPr>
        <w:t>curation BRD wi</w:t>
      </w:r>
      <w:r w:rsidR="00C72604" w:rsidRPr="00500DA2">
        <w:rPr>
          <w:rFonts w:asciiTheme="minorHAnsi" w:hAnsiTheme="minorHAnsi" w:cs="Arial"/>
          <w:color w:val="auto"/>
          <w:szCs w:val="22"/>
        </w:rPr>
        <w:t>th a</w:t>
      </w:r>
      <w:r w:rsidR="00C72604" w:rsidRPr="00087425">
        <w:rPr>
          <w:rFonts w:asciiTheme="minorHAnsi" w:hAnsiTheme="minorHAnsi" w:cs="Arial"/>
          <w:color w:val="auto"/>
          <w:szCs w:val="22"/>
        </w:rPr>
        <w:t xml:space="preserve"> subsequent model</w:t>
      </w:r>
      <w:bookmarkEnd w:id="83"/>
      <w:r w:rsidR="00087425">
        <w:rPr>
          <w:rFonts w:asciiTheme="minorHAnsi" w:hAnsiTheme="minorHAnsi" w:cs="Arial"/>
          <w:color w:val="auto"/>
          <w:szCs w:val="22"/>
        </w:rPr>
        <w:t xml:space="preserve">. </w:t>
      </w:r>
    </w:p>
    <w:p w14:paraId="455BAF7C" w14:textId="77777777" w:rsidR="000F5D1D" w:rsidRPr="00644867" w:rsidRDefault="000F5D1D" w:rsidP="000F5D1D">
      <w:pPr>
        <w:pStyle w:val="Hints"/>
        <w:ind w:left="1440"/>
        <w:rPr>
          <w:rFonts w:asciiTheme="minorHAnsi" w:hAnsiTheme="minorHAnsi" w:cs="Arial"/>
          <w:szCs w:val="22"/>
        </w:rPr>
      </w:pPr>
    </w:p>
    <w:p w14:paraId="6B7E585D" w14:textId="58C9ADAF" w:rsidR="00F001BA" w:rsidRPr="00513B2F" w:rsidRDefault="00F001BA" w:rsidP="00F001BA">
      <w:pPr>
        <w:pStyle w:val="Heading3"/>
        <w:ind w:left="1440"/>
        <w:rPr>
          <w:rFonts w:asciiTheme="minorHAnsi" w:hAnsiTheme="minorHAnsi" w:cs="Arial"/>
          <w:i w:val="0"/>
        </w:rPr>
      </w:pPr>
      <w:bookmarkStart w:id="84" w:name="NoHistoricalDataBeingTaken"/>
      <w:bookmarkStart w:id="85" w:name="_Toc27638900"/>
      <w:bookmarkEnd w:id="84"/>
      <w:r w:rsidRPr="00513B2F">
        <w:rPr>
          <w:rFonts w:asciiTheme="minorHAnsi" w:hAnsiTheme="minorHAnsi" w:cs="Arial"/>
          <w:i w:val="0"/>
        </w:rPr>
        <w:t>Constraints</w:t>
      </w:r>
      <w:bookmarkEnd w:id="85"/>
    </w:p>
    <w:p w14:paraId="75B8D349" w14:textId="0594010D" w:rsidR="00EB01E0" w:rsidRPr="00513B2F" w:rsidRDefault="00EB01E0" w:rsidP="00F05FB9">
      <w:pPr>
        <w:pStyle w:val="ListParagraph"/>
        <w:ind w:left="1440"/>
        <w:rPr>
          <w:rFonts w:asciiTheme="minorHAnsi" w:hAnsiTheme="minorHAnsi" w:cs="Arial"/>
          <w:sz w:val="20"/>
          <w:szCs w:val="22"/>
        </w:rPr>
      </w:pPr>
    </w:p>
    <w:p w14:paraId="1D6953CD" w14:textId="6934D9DF" w:rsidR="003C0FF8" w:rsidRPr="00513B2F" w:rsidRDefault="4B5FC726" w:rsidP="003C0FF8">
      <w:pPr>
        <w:pStyle w:val="Heading3"/>
        <w:ind w:left="1440"/>
        <w:rPr>
          <w:rFonts w:asciiTheme="minorHAnsi" w:hAnsiTheme="minorHAnsi" w:cs="Arial"/>
          <w:i w:val="0"/>
        </w:rPr>
      </w:pPr>
      <w:bookmarkStart w:id="86" w:name="_Toc27638901"/>
      <w:r w:rsidRPr="00513B2F">
        <w:rPr>
          <w:rFonts w:asciiTheme="minorHAnsi" w:hAnsiTheme="minorHAnsi" w:cs="Arial"/>
          <w:i w:val="0"/>
        </w:rPr>
        <w:t>Dependencies</w:t>
      </w:r>
      <w:bookmarkEnd w:id="86"/>
    </w:p>
    <w:p w14:paraId="2B973C65" w14:textId="714C1B4D" w:rsidR="009A5C1C" w:rsidRPr="00513B2F" w:rsidRDefault="009A5C1C" w:rsidP="002F063B">
      <w:pPr>
        <w:pStyle w:val="ListParagraph"/>
        <w:numPr>
          <w:ilvl w:val="0"/>
          <w:numId w:val="4"/>
        </w:numPr>
        <w:rPr>
          <w:rFonts w:asciiTheme="minorHAnsi" w:hAnsiTheme="minorHAnsi" w:cs="Arial"/>
          <w:sz w:val="20"/>
          <w:szCs w:val="22"/>
        </w:rPr>
      </w:pPr>
    </w:p>
    <w:p w14:paraId="5A369E3D" w14:textId="33008010" w:rsidR="008C516C" w:rsidRPr="00513B2F" w:rsidRDefault="4B5FC726" w:rsidP="00376B3C">
      <w:pPr>
        <w:pStyle w:val="Heading3"/>
        <w:ind w:left="1440"/>
        <w:rPr>
          <w:rFonts w:asciiTheme="minorHAnsi" w:hAnsiTheme="minorHAnsi" w:cs="Arial"/>
          <w:i w:val="0"/>
        </w:rPr>
      </w:pPr>
      <w:bookmarkStart w:id="87" w:name="_Toc182888890"/>
      <w:bookmarkStart w:id="88" w:name="_Toc163449933"/>
      <w:bookmarkStart w:id="89" w:name="_Toc436221594"/>
      <w:bookmarkStart w:id="90" w:name="_Toc440007357"/>
      <w:bookmarkStart w:id="91" w:name="_Toc440008003"/>
      <w:bookmarkStart w:id="92" w:name="_Toc27638902"/>
      <w:r w:rsidRPr="00513B2F">
        <w:rPr>
          <w:rFonts w:asciiTheme="minorHAnsi" w:hAnsiTheme="minorHAnsi" w:cs="Arial"/>
          <w:i w:val="0"/>
        </w:rPr>
        <w:t>Risks</w:t>
      </w:r>
      <w:bookmarkEnd w:id="87"/>
      <w:bookmarkEnd w:id="88"/>
      <w:bookmarkEnd w:id="89"/>
      <w:bookmarkEnd w:id="90"/>
      <w:bookmarkEnd w:id="91"/>
      <w:bookmarkEnd w:id="92"/>
    </w:p>
    <w:p w14:paraId="3F0F1E9B" w14:textId="0E7D0AFC" w:rsidR="00087425" w:rsidRPr="00513B2F" w:rsidRDefault="00087425" w:rsidP="002F063B">
      <w:pPr>
        <w:pStyle w:val="ListParagraph"/>
        <w:numPr>
          <w:ilvl w:val="0"/>
          <w:numId w:val="4"/>
        </w:numPr>
        <w:rPr>
          <w:rFonts w:asciiTheme="minorHAnsi" w:hAnsiTheme="minorHAnsi" w:cs="Arial"/>
          <w:sz w:val="20"/>
          <w:szCs w:val="22"/>
        </w:rPr>
      </w:pPr>
    </w:p>
    <w:p w14:paraId="66F2EB85" w14:textId="4542ACD3" w:rsidR="00E42BC1" w:rsidRDefault="00E42BC1">
      <w:pPr>
        <w:widowControl/>
        <w:spacing w:after="200" w:line="276" w:lineRule="auto"/>
        <w:rPr>
          <w:rFonts w:asciiTheme="minorHAnsi" w:hAnsiTheme="minorHAnsi" w:cs="Arial"/>
          <w:i/>
          <w:spacing w:val="-1"/>
          <w:sz w:val="22"/>
          <w:szCs w:val="22"/>
        </w:rPr>
      </w:pPr>
      <w:r>
        <w:rPr>
          <w:rFonts w:asciiTheme="minorHAnsi" w:hAnsiTheme="minorHAnsi" w:cs="Arial"/>
          <w:spacing w:val="-1"/>
          <w:sz w:val="22"/>
          <w:szCs w:val="22"/>
        </w:rPr>
        <w:br w:type="page"/>
      </w:r>
    </w:p>
    <w:p w14:paraId="5A369E40" w14:textId="77777777" w:rsidR="006B50FB" w:rsidRPr="00513B2F" w:rsidRDefault="4B5FC726" w:rsidP="006B50FB">
      <w:pPr>
        <w:pStyle w:val="Heading1"/>
        <w:rPr>
          <w:rFonts w:asciiTheme="minorHAnsi" w:hAnsiTheme="minorHAnsi" w:cs="Arial"/>
        </w:rPr>
      </w:pPr>
      <w:bookmarkStart w:id="93" w:name="_Toc447026960"/>
      <w:bookmarkStart w:id="94" w:name="_Toc27638903"/>
      <w:bookmarkStart w:id="95" w:name="_Toc182888896"/>
      <w:bookmarkStart w:id="96" w:name="_Toc163449939"/>
      <w:bookmarkStart w:id="97" w:name="_Toc162164957"/>
      <w:bookmarkStart w:id="98" w:name="_Toc162164855"/>
      <w:bookmarkStart w:id="99" w:name="_Toc162086756"/>
      <w:bookmarkStart w:id="100" w:name="_Toc535476632"/>
      <w:bookmarkStart w:id="101" w:name="_Toc517858348"/>
      <w:bookmarkStart w:id="102" w:name="_Toc517251682"/>
      <w:bookmarkStart w:id="103" w:name="_Toc517145270"/>
      <w:bookmarkStart w:id="104" w:name="_Toc517144878"/>
      <w:bookmarkStart w:id="105" w:name="_Toc517144002"/>
      <w:bookmarkStart w:id="106" w:name="_Toc517143978"/>
      <w:bookmarkStart w:id="107" w:name="_Toc517143905"/>
      <w:bookmarkStart w:id="108" w:name="_Toc517143854"/>
      <w:bookmarkStart w:id="109" w:name="_Toc517086382"/>
      <w:bookmarkStart w:id="110" w:name="_Toc517085894"/>
      <w:bookmarkStart w:id="111" w:name="_Toc517085877"/>
      <w:bookmarkStart w:id="112" w:name="_Toc517084796"/>
      <w:bookmarkStart w:id="113" w:name="_Toc517083621"/>
      <w:bookmarkStart w:id="114" w:name="_Toc517083543"/>
      <w:bookmarkStart w:id="115" w:name="_Toc517083437"/>
      <w:bookmarkStart w:id="116" w:name="_Toc517083229"/>
      <w:bookmarkStart w:id="117" w:name="_Toc517082553"/>
      <w:bookmarkStart w:id="118" w:name="_Toc517082531"/>
      <w:bookmarkStart w:id="119" w:name="_Toc516994121"/>
      <w:bookmarkStart w:id="120" w:name="_Toc516994100"/>
      <w:bookmarkStart w:id="121" w:name="_Toc436221599"/>
      <w:bookmarkStart w:id="122" w:name="_Toc440007362"/>
      <w:bookmarkStart w:id="123" w:name="_Toc440008008"/>
      <w:r w:rsidRPr="00513B2F">
        <w:rPr>
          <w:rFonts w:asciiTheme="minorHAnsi" w:hAnsiTheme="minorHAnsi" w:cs="Arial"/>
        </w:rPr>
        <w:t>Business Process Overview / Context Diagram / System Diagram</w:t>
      </w:r>
      <w:bookmarkEnd w:id="93"/>
      <w:bookmarkEnd w:id="94"/>
    </w:p>
    <w:p w14:paraId="24A33F2F" w14:textId="768C490D" w:rsidR="00155883" w:rsidRPr="00513B2F" w:rsidRDefault="00155883" w:rsidP="00155883">
      <w:pPr>
        <w:pStyle w:val="Heading2"/>
        <w:keepLines/>
        <w:widowControl/>
        <w:spacing w:before="200" w:after="0" w:line="240" w:lineRule="auto"/>
        <w:rPr>
          <w:rFonts w:asciiTheme="minorHAnsi" w:hAnsiTheme="minorHAnsi" w:cs="Arial"/>
          <w:b w:val="0"/>
          <w:sz w:val="22"/>
          <w:szCs w:val="22"/>
        </w:rPr>
      </w:pPr>
      <w:bookmarkStart w:id="124" w:name="_Toc27638904"/>
      <w:r w:rsidRPr="00513B2F">
        <w:rPr>
          <w:rFonts w:asciiTheme="minorHAnsi" w:hAnsiTheme="minorHAnsi" w:cs="Arial"/>
          <w:b w:val="0"/>
          <w:sz w:val="22"/>
          <w:szCs w:val="22"/>
        </w:rPr>
        <w:t>Current Business Process (As-Is)</w:t>
      </w:r>
      <w:bookmarkEnd w:id="124"/>
      <w:r w:rsidRPr="00513B2F">
        <w:rPr>
          <w:rFonts w:asciiTheme="minorHAnsi" w:hAnsiTheme="minorHAnsi" w:cs="Arial"/>
          <w:b w:val="0"/>
          <w:sz w:val="22"/>
          <w:szCs w:val="22"/>
        </w:rPr>
        <w:t xml:space="preserve"> </w:t>
      </w:r>
    </w:p>
    <w:p w14:paraId="4CC45FFD" w14:textId="0FC05043" w:rsidR="00155883" w:rsidRDefault="00155883" w:rsidP="008D193C">
      <w:pPr>
        <w:rPr>
          <w:rFonts w:asciiTheme="minorHAnsi" w:hAnsiTheme="minorHAnsi" w:cs="Arial"/>
          <w:spacing w:val="-1"/>
          <w:sz w:val="22"/>
          <w:szCs w:val="22"/>
        </w:rPr>
      </w:pPr>
    </w:p>
    <w:p w14:paraId="5FD3D468" w14:textId="10B02297" w:rsidR="00BF0C70" w:rsidRPr="00B44FC6" w:rsidRDefault="00BF0C70" w:rsidP="00B44FC6">
      <w:pPr>
        <w:spacing w:after="200" w:line="276" w:lineRule="auto"/>
        <w:ind w:left="576"/>
        <w:rPr>
          <w:rFonts w:asciiTheme="minorHAnsi" w:hAnsiTheme="minorHAnsi" w:cs="Arial"/>
        </w:rPr>
      </w:pPr>
      <w:r w:rsidRPr="00B44FC6">
        <w:rPr>
          <w:rFonts w:asciiTheme="minorHAnsi" w:hAnsiTheme="minorHAnsi" w:cs="Arial"/>
        </w:rPr>
        <w:t xml:space="preserve">Currently AUM reporting for </w:t>
      </w:r>
      <w:r w:rsidR="00AF023A" w:rsidRPr="00B44FC6">
        <w:rPr>
          <w:rFonts w:asciiTheme="minorHAnsi" w:hAnsiTheme="minorHAnsi" w:cs="Arial"/>
        </w:rPr>
        <w:t xml:space="preserve">Manulife </w:t>
      </w:r>
      <w:r w:rsidR="005870CB" w:rsidRPr="00B44FC6">
        <w:rPr>
          <w:rFonts w:asciiTheme="minorHAnsi" w:hAnsiTheme="minorHAnsi" w:cs="Arial"/>
        </w:rPr>
        <w:t>S</w:t>
      </w:r>
      <w:r w:rsidR="00AF023A" w:rsidRPr="00B44FC6">
        <w:rPr>
          <w:rFonts w:asciiTheme="minorHAnsi" w:hAnsiTheme="minorHAnsi" w:cs="Arial"/>
        </w:rPr>
        <w:t xml:space="preserve">ecurities </w:t>
      </w:r>
      <w:r w:rsidR="00F57AD0" w:rsidRPr="00B44FC6">
        <w:rPr>
          <w:rFonts w:asciiTheme="minorHAnsi" w:hAnsiTheme="minorHAnsi" w:cs="Arial"/>
        </w:rPr>
        <w:t xml:space="preserve"> is prepared through </w:t>
      </w:r>
      <w:r w:rsidR="00FF5236" w:rsidRPr="00B44FC6">
        <w:rPr>
          <w:rFonts w:asciiTheme="minorHAnsi" w:hAnsiTheme="minorHAnsi" w:cs="Arial"/>
        </w:rPr>
        <w:t xml:space="preserve">the </w:t>
      </w:r>
      <w:r w:rsidR="00770FDF" w:rsidRPr="00B44FC6">
        <w:rPr>
          <w:rFonts w:asciiTheme="minorHAnsi" w:hAnsiTheme="minorHAnsi" w:cs="Arial"/>
        </w:rPr>
        <w:t xml:space="preserve">Progress canned reports as well as extracts to the </w:t>
      </w:r>
      <w:r w:rsidR="00C6111D" w:rsidRPr="00B44FC6">
        <w:rPr>
          <w:rFonts w:asciiTheme="minorHAnsi" w:hAnsiTheme="minorHAnsi" w:cs="Arial"/>
        </w:rPr>
        <w:t xml:space="preserve">sql_ms_ProClarity_rP1 database. </w:t>
      </w:r>
    </w:p>
    <w:p w14:paraId="154E5F55" w14:textId="77777777" w:rsidR="00E42BC1" w:rsidRDefault="00E42BC1">
      <w:pPr>
        <w:widowControl/>
        <w:spacing w:after="200" w:line="276" w:lineRule="auto"/>
        <w:rPr>
          <w:rFonts w:asciiTheme="minorHAnsi" w:hAnsiTheme="minorHAnsi" w:cs="Arial"/>
          <w:spacing w:val="-1"/>
          <w:sz w:val="22"/>
          <w:szCs w:val="22"/>
        </w:rPr>
      </w:pPr>
    </w:p>
    <w:p w14:paraId="19AD567D" w14:textId="32FF905E" w:rsidR="00F46A11" w:rsidRPr="00177FF9" w:rsidRDefault="00F46A11" w:rsidP="00F57AD0">
      <w:pPr>
        <w:pStyle w:val="ListParagraph"/>
        <w:spacing w:after="200" w:line="276" w:lineRule="auto"/>
        <w:ind w:left="1440"/>
        <w:rPr>
          <w:rFonts w:asciiTheme="minorHAnsi" w:hAnsiTheme="minorHAnsi" w:cs="Arial"/>
          <w:spacing w:val="-1"/>
          <w:sz w:val="22"/>
          <w:szCs w:val="22"/>
        </w:rPr>
      </w:pPr>
    </w:p>
    <w:p w14:paraId="7878B8DE" w14:textId="236FD467" w:rsidR="00155883" w:rsidRPr="00513B2F" w:rsidRDefault="00155883" w:rsidP="00155883">
      <w:pPr>
        <w:pStyle w:val="Heading2"/>
        <w:keepLines/>
        <w:widowControl/>
        <w:spacing w:before="200" w:after="0" w:line="240" w:lineRule="auto"/>
        <w:rPr>
          <w:rFonts w:asciiTheme="minorHAnsi" w:hAnsiTheme="minorHAnsi" w:cs="Arial"/>
          <w:b w:val="0"/>
          <w:sz w:val="22"/>
          <w:szCs w:val="22"/>
        </w:rPr>
      </w:pPr>
      <w:bookmarkStart w:id="125" w:name="_Toc27638905"/>
      <w:r w:rsidRPr="00513B2F">
        <w:rPr>
          <w:rFonts w:asciiTheme="minorHAnsi" w:hAnsiTheme="minorHAnsi" w:cs="Arial"/>
          <w:b w:val="0"/>
          <w:sz w:val="22"/>
          <w:szCs w:val="22"/>
        </w:rPr>
        <w:t>Proposed Business Process (To-Be)</w:t>
      </w:r>
      <w:bookmarkEnd w:id="125"/>
    </w:p>
    <w:p w14:paraId="714A091E" w14:textId="1F518FDE" w:rsidR="0065180E" w:rsidRPr="00B44FC6" w:rsidRDefault="00F90246" w:rsidP="001724DB">
      <w:pPr>
        <w:ind w:left="576"/>
        <w:rPr>
          <w:rFonts w:asciiTheme="minorHAnsi" w:hAnsiTheme="minorHAnsi" w:cs="Arial"/>
        </w:rPr>
      </w:pPr>
      <w:r w:rsidRPr="00B44FC6">
        <w:rPr>
          <w:rFonts w:asciiTheme="minorHAnsi" w:hAnsiTheme="minorHAnsi" w:cs="Arial"/>
        </w:rPr>
        <w:t xml:space="preserve">Proposed AUM reporting for </w:t>
      </w:r>
      <w:r w:rsidR="0002605B" w:rsidRPr="00B44FC6">
        <w:rPr>
          <w:rFonts w:asciiTheme="minorHAnsi" w:hAnsiTheme="minorHAnsi" w:cs="Arial"/>
        </w:rPr>
        <w:t xml:space="preserve">Manulife Securities  </w:t>
      </w:r>
      <w:r w:rsidR="003C3A96" w:rsidRPr="00B44FC6">
        <w:rPr>
          <w:rFonts w:asciiTheme="minorHAnsi" w:hAnsiTheme="minorHAnsi" w:cs="Arial"/>
        </w:rPr>
        <w:t xml:space="preserve">will be sourced </w:t>
      </w:r>
      <w:r w:rsidRPr="00B44FC6">
        <w:rPr>
          <w:rFonts w:asciiTheme="minorHAnsi" w:hAnsiTheme="minorHAnsi" w:cs="Arial"/>
        </w:rPr>
        <w:t xml:space="preserve">from </w:t>
      </w:r>
      <w:r w:rsidR="002627E6" w:rsidRPr="00B44FC6">
        <w:rPr>
          <w:rFonts w:asciiTheme="minorHAnsi" w:hAnsiTheme="minorHAnsi" w:cs="Arial"/>
        </w:rPr>
        <w:t>DataPhile</w:t>
      </w:r>
      <w:r w:rsidRPr="00B44FC6">
        <w:rPr>
          <w:rFonts w:asciiTheme="minorHAnsi" w:hAnsiTheme="minorHAnsi" w:cs="Arial"/>
        </w:rPr>
        <w:t xml:space="preserve"> to </w:t>
      </w:r>
      <w:r w:rsidR="00CE590B" w:rsidRPr="00B44FC6">
        <w:rPr>
          <w:rFonts w:asciiTheme="minorHAnsi" w:hAnsiTheme="minorHAnsi" w:cs="Arial"/>
        </w:rPr>
        <w:t>IDDL</w:t>
      </w:r>
      <w:r w:rsidR="00967FD2" w:rsidRPr="00B44FC6">
        <w:rPr>
          <w:rFonts w:asciiTheme="minorHAnsi" w:hAnsiTheme="minorHAnsi" w:cs="Arial"/>
        </w:rPr>
        <w:t xml:space="preserve"> </w:t>
      </w:r>
      <w:r w:rsidRPr="00B44FC6">
        <w:rPr>
          <w:rFonts w:asciiTheme="minorHAnsi" w:hAnsiTheme="minorHAnsi" w:cs="Arial"/>
        </w:rPr>
        <w:t>.</w:t>
      </w:r>
    </w:p>
    <w:p w14:paraId="147F548B" w14:textId="19BAFB91" w:rsidR="00A028DD" w:rsidRPr="00513B2F" w:rsidRDefault="00C935FE" w:rsidP="00155883">
      <w:pPr>
        <w:rPr>
          <w:rFonts w:asciiTheme="minorHAnsi" w:hAnsiTheme="minorHAnsi" w:cs="Arial"/>
          <w:u w:val="single"/>
        </w:rPr>
      </w:pPr>
      <w:r w:rsidRPr="00513B2F">
        <w:rPr>
          <w:rFonts w:asciiTheme="minorHAnsi" w:hAnsiTheme="minorHAnsi"/>
        </w:rPr>
        <w:fldChar w:fldCharType="begin"/>
      </w:r>
      <w:r w:rsidRPr="00513B2F">
        <w:rPr>
          <w:rFonts w:asciiTheme="minorHAnsi" w:hAnsiTheme="minorHAnsi"/>
        </w:rPr>
        <w:fldChar w:fldCharType="end"/>
      </w:r>
    </w:p>
    <w:p w14:paraId="6BEF4A02" w14:textId="5B1820F3" w:rsidR="00F46A11" w:rsidRDefault="00F90246" w:rsidP="00F46A11">
      <w:pPr>
        <w:ind w:left="576"/>
        <w:rPr>
          <w:rFonts w:asciiTheme="minorHAnsi" w:hAnsiTheme="minorHAnsi" w:cs="Arial"/>
          <w:spacing w:val="-1"/>
        </w:rPr>
      </w:pPr>
      <w:r w:rsidRPr="00F90246">
        <w:t xml:space="preserve"> </w:t>
      </w:r>
    </w:p>
    <w:p w14:paraId="1BCFF381" w14:textId="2C7F52A3" w:rsidR="0065180E" w:rsidRDefault="00662632">
      <w:pPr>
        <w:widowControl/>
        <w:spacing w:after="200" w:line="276" w:lineRule="auto"/>
        <w:rPr>
          <w:rFonts w:asciiTheme="minorHAnsi" w:hAnsiTheme="minorHAnsi" w:cs="Arial"/>
        </w:rPr>
      </w:pPr>
      <w:del w:id="126" w:author="John Steggerda" w:date="2020-04-16T10:06:00Z">
        <w:r w:rsidDel="003A3A35">
          <w:object w:dxaOrig="18630" w:dyaOrig="10215" w14:anchorId="6D98CFF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style="width:467.25pt;height:252pt" o:ole="">
              <v:imagedata r:id="rId22" o:title=""/>
            </v:shape>
            <o:OLEObject Type="Embed" ProgID="Visio.Drawing.15" ShapeID="_x0000_i1025" DrawAspect="Content" ObjectID="_1651384726" r:id="rId23"/>
          </w:object>
        </w:r>
        <w:r w:rsidR="00072BA7" w:rsidDel="003A3A35">
          <w:rPr>
            <w:rFonts w:asciiTheme="minorHAnsi" w:hAnsiTheme="minorHAnsi" w:cs="Arial"/>
          </w:rPr>
          <w:delText xml:space="preserve"> </w:delText>
        </w:r>
      </w:del>
      <w:ins w:id="127" w:author="John Steggerda" w:date="2020-04-16T10:06:00Z">
        <w:r w:rsidR="00050798">
          <w:object w:dxaOrig="12390" w:dyaOrig="10215" w14:anchorId="0013416E">
            <v:shape id="_x0000_i1026" type="#_x0000_t75" style="width:468pt;height:384.75pt" o:ole="">
              <v:imagedata r:id="rId24" o:title=""/>
            </v:shape>
            <o:OLEObject Type="Embed" ProgID="Visio.Drawing.15" ShapeID="_x0000_i1026" DrawAspect="Content" ObjectID="_1651384727" r:id="rId25"/>
          </w:object>
        </w:r>
      </w:ins>
      <w:r w:rsidR="0065180E">
        <w:rPr>
          <w:rFonts w:asciiTheme="minorHAnsi" w:hAnsiTheme="minorHAnsi" w:cs="Arial"/>
        </w:rPr>
        <w:br w:type="page"/>
      </w:r>
    </w:p>
    <w:p w14:paraId="543B8BDA" w14:textId="44A0F0B2" w:rsidR="00284422" w:rsidRPr="00513B2F" w:rsidRDefault="4B5FC726" w:rsidP="00284422">
      <w:pPr>
        <w:pStyle w:val="Heading1"/>
        <w:keepLines/>
        <w:widowControl/>
        <w:spacing w:before="360" w:line="240" w:lineRule="auto"/>
        <w:rPr>
          <w:rFonts w:asciiTheme="minorHAnsi" w:hAnsiTheme="minorHAnsi" w:cs="Arial"/>
        </w:rPr>
      </w:pPr>
      <w:bookmarkStart w:id="128" w:name="_Toc27638906"/>
      <w:r w:rsidRPr="00513B2F">
        <w:rPr>
          <w:rFonts w:asciiTheme="minorHAnsi" w:hAnsiTheme="minorHAnsi" w:cs="Arial"/>
        </w:rPr>
        <w:t>Business Requirements</w:t>
      </w:r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8"/>
    </w:p>
    <w:p w14:paraId="29C9D05E" w14:textId="77777777" w:rsidR="004743E0" w:rsidRPr="00513B2F" w:rsidRDefault="004743E0" w:rsidP="008C516C">
      <w:pPr>
        <w:rPr>
          <w:rFonts w:asciiTheme="minorHAnsi" w:hAnsiTheme="minorHAnsi" w:cs="Arial"/>
          <w:szCs w:val="16"/>
        </w:rPr>
      </w:pPr>
    </w:p>
    <w:p w14:paraId="5A369E52" w14:textId="3E4B74D3" w:rsidR="008C516C" w:rsidRPr="00513B2F" w:rsidRDefault="4B5FC726" w:rsidP="004743E0">
      <w:pPr>
        <w:ind w:firstLine="432"/>
        <w:rPr>
          <w:rFonts w:asciiTheme="minorHAnsi" w:hAnsiTheme="minorHAnsi" w:cs="Arial"/>
          <w:szCs w:val="16"/>
        </w:rPr>
      </w:pPr>
      <w:r w:rsidRPr="00513B2F">
        <w:rPr>
          <w:rFonts w:asciiTheme="minorHAnsi" w:hAnsiTheme="minorHAnsi" w:cs="Arial"/>
        </w:rPr>
        <w:t xml:space="preserve">   </w:t>
      </w:r>
      <w:r w:rsidRPr="00513B2F">
        <w:rPr>
          <w:rFonts w:asciiTheme="minorHAnsi" w:hAnsiTheme="minorHAnsi" w:cs="Arial"/>
          <w:sz w:val="22"/>
          <w:szCs w:val="22"/>
        </w:rPr>
        <w:t xml:space="preserve"> </w:t>
      </w:r>
      <w:r w:rsidRPr="00513B2F">
        <w:rPr>
          <w:rFonts w:asciiTheme="minorHAnsi" w:hAnsiTheme="minorHAnsi" w:cs="Arial"/>
        </w:rPr>
        <w:t>The requirements in this document are prioritized as follows:</w:t>
      </w:r>
    </w:p>
    <w:p w14:paraId="2EC3D4DC" w14:textId="77777777" w:rsidR="004743E0" w:rsidRPr="00513B2F" w:rsidRDefault="004743E0" w:rsidP="008C516C">
      <w:pPr>
        <w:rPr>
          <w:rFonts w:asciiTheme="minorHAnsi" w:hAnsiTheme="minorHAnsi" w:cs="Arial"/>
          <w:szCs w:val="16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961"/>
        <w:gridCol w:w="8389"/>
      </w:tblGrid>
      <w:tr w:rsidR="00277F1A" w:rsidRPr="00513B2F" w14:paraId="0480C65B" w14:textId="77777777" w:rsidTr="4B5FC726">
        <w:trPr>
          <w:trHeight w:val="375"/>
        </w:trPr>
        <w:tc>
          <w:tcPr>
            <w:tcW w:w="371" w:type="pct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F2F2F2" w:themeFill="background1" w:themeFillShade="F2"/>
            <w:vAlign w:val="center"/>
            <w:hideMark/>
          </w:tcPr>
          <w:p w14:paraId="57B8CF6B" w14:textId="77777777" w:rsidR="00277F1A" w:rsidRPr="00513B2F" w:rsidRDefault="4B5FC726" w:rsidP="4B5FC726">
            <w:pPr>
              <w:widowControl/>
              <w:spacing w:line="240" w:lineRule="auto"/>
              <w:jc w:val="center"/>
              <w:rPr>
                <w:rFonts w:asciiTheme="minorHAnsi" w:eastAsia="Times New Roman" w:hAnsiTheme="minorHAnsi" w:cs="Arial"/>
                <w:b/>
                <w:bCs/>
                <w:color w:val="3F3F3F"/>
                <w:sz w:val="28"/>
                <w:szCs w:val="28"/>
              </w:rPr>
            </w:pPr>
            <w:r w:rsidRPr="00513B2F">
              <w:rPr>
                <w:rFonts w:asciiTheme="minorHAnsi" w:eastAsia="Times New Roman" w:hAnsiTheme="minorHAnsi" w:cs="Arial"/>
                <w:b/>
                <w:bCs/>
                <w:color w:val="3F3F3F"/>
                <w:sz w:val="28"/>
                <w:szCs w:val="28"/>
              </w:rPr>
              <w:t>Rating</w:t>
            </w:r>
          </w:p>
        </w:tc>
        <w:tc>
          <w:tcPr>
            <w:tcW w:w="4629" w:type="pct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F2F2F2" w:themeFill="background1" w:themeFillShade="F2"/>
            <w:vAlign w:val="center"/>
            <w:hideMark/>
          </w:tcPr>
          <w:p w14:paraId="67FA32EE" w14:textId="77777777" w:rsidR="00277F1A" w:rsidRPr="00513B2F" w:rsidRDefault="4B5FC726" w:rsidP="4B5FC726">
            <w:pPr>
              <w:widowControl/>
              <w:spacing w:line="240" w:lineRule="auto"/>
              <w:jc w:val="center"/>
              <w:rPr>
                <w:rFonts w:asciiTheme="minorHAnsi" w:eastAsia="Times New Roman" w:hAnsiTheme="minorHAnsi" w:cs="Arial"/>
                <w:b/>
                <w:bCs/>
                <w:color w:val="3F3F3F"/>
                <w:sz w:val="28"/>
                <w:szCs w:val="28"/>
              </w:rPr>
            </w:pPr>
            <w:r w:rsidRPr="00513B2F">
              <w:rPr>
                <w:rFonts w:asciiTheme="minorHAnsi" w:eastAsia="Times New Roman" w:hAnsiTheme="minorHAnsi" w:cs="Arial"/>
                <w:b/>
                <w:bCs/>
                <w:color w:val="3F3F3F"/>
                <w:sz w:val="28"/>
                <w:szCs w:val="28"/>
              </w:rPr>
              <w:t>Description</w:t>
            </w:r>
          </w:p>
        </w:tc>
      </w:tr>
      <w:tr w:rsidR="00277F1A" w:rsidRPr="00513B2F" w14:paraId="5D045C31" w14:textId="77777777" w:rsidTr="4B5FC726">
        <w:trPr>
          <w:trHeight w:val="330"/>
        </w:trPr>
        <w:tc>
          <w:tcPr>
            <w:tcW w:w="37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464821" w14:textId="77777777" w:rsidR="00277F1A" w:rsidRPr="00513B2F" w:rsidRDefault="4B5FC726" w:rsidP="4B5FC726">
            <w:pPr>
              <w:widowControl/>
              <w:spacing w:line="240" w:lineRule="auto"/>
              <w:rPr>
                <w:rFonts w:asciiTheme="minorHAnsi" w:eastAsia="Times New Roman" w:hAnsiTheme="minorHAnsi" w:cs="Arial"/>
                <w:color w:val="000000" w:themeColor="text1"/>
              </w:rPr>
            </w:pPr>
            <w:r w:rsidRPr="00513B2F">
              <w:rPr>
                <w:rFonts w:asciiTheme="minorHAnsi" w:eastAsia="Times New Roman" w:hAnsiTheme="minorHAnsi" w:cs="Arial"/>
                <w:color w:val="000000" w:themeColor="text1"/>
              </w:rPr>
              <w:t>Critical</w:t>
            </w:r>
          </w:p>
        </w:tc>
        <w:tc>
          <w:tcPr>
            <w:tcW w:w="462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4A073C" w14:textId="77777777" w:rsidR="00277F1A" w:rsidRPr="00513B2F" w:rsidRDefault="4B5FC726" w:rsidP="4B5FC726">
            <w:pPr>
              <w:widowControl/>
              <w:spacing w:line="240" w:lineRule="auto"/>
              <w:rPr>
                <w:rFonts w:asciiTheme="minorHAnsi" w:eastAsia="Times New Roman" w:hAnsiTheme="minorHAnsi" w:cs="Arial"/>
                <w:color w:val="000000" w:themeColor="text1"/>
              </w:rPr>
            </w:pPr>
            <w:r w:rsidRPr="00513B2F">
              <w:rPr>
                <w:rFonts w:asciiTheme="minorHAnsi" w:eastAsia="Times New Roman" w:hAnsiTheme="minorHAnsi" w:cs="Arial"/>
                <w:color w:val="000000" w:themeColor="text1"/>
              </w:rPr>
              <w:t>This requirement is critical to the success of the project. The project will not be possible without this requirement.</w:t>
            </w:r>
          </w:p>
        </w:tc>
      </w:tr>
      <w:tr w:rsidR="00277F1A" w:rsidRPr="00513B2F" w14:paraId="69088F58" w14:textId="77777777" w:rsidTr="4B5FC726">
        <w:trPr>
          <w:trHeight w:val="330"/>
        </w:trPr>
        <w:tc>
          <w:tcPr>
            <w:tcW w:w="37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51A403" w14:textId="77777777" w:rsidR="00277F1A" w:rsidRPr="00513B2F" w:rsidRDefault="4B5FC726" w:rsidP="4B5FC726">
            <w:pPr>
              <w:widowControl/>
              <w:spacing w:line="240" w:lineRule="auto"/>
              <w:rPr>
                <w:rFonts w:asciiTheme="minorHAnsi" w:eastAsia="Times New Roman" w:hAnsiTheme="minorHAnsi" w:cs="Arial"/>
                <w:color w:val="000000" w:themeColor="text1"/>
              </w:rPr>
            </w:pPr>
            <w:r w:rsidRPr="00513B2F">
              <w:rPr>
                <w:rFonts w:asciiTheme="minorHAnsi" w:eastAsia="Times New Roman" w:hAnsiTheme="minorHAnsi" w:cs="Arial"/>
                <w:color w:val="000000" w:themeColor="text1"/>
              </w:rPr>
              <w:t>High</w:t>
            </w:r>
          </w:p>
        </w:tc>
        <w:tc>
          <w:tcPr>
            <w:tcW w:w="462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0DC342" w14:textId="77777777" w:rsidR="00277F1A" w:rsidRPr="00513B2F" w:rsidRDefault="4B5FC726" w:rsidP="4B5FC726">
            <w:pPr>
              <w:widowControl/>
              <w:spacing w:line="240" w:lineRule="auto"/>
              <w:rPr>
                <w:rFonts w:asciiTheme="minorHAnsi" w:eastAsia="Times New Roman" w:hAnsiTheme="minorHAnsi" w:cs="Arial"/>
                <w:color w:val="000000" w:themeColor="text1"/>
              </w:rPr>
            </w:pPr>
            <w:r w:rsidRPr="00513B2F">
              <w:rPr>
                <w:rFonts w:asciiTheme="minorHAnsi" w:eastAsia="Times New Roman" w:hAnsiTheme="minorHAnsi" w:cs="Arial"/>
                <w:color w:val="000000" w:themeColor="text1"/>
              </w:rPr>
              <w:t>This requirement is high priority, but the project can be implemented at a bare minimum without this requirement.</w:t>
            </w:r>
          </w:p>
        </w:tc>
      </w:tr>
      <w:tr w:rsidR="00277F1A" w:rsidRPr="00513B2F" w14:paraId="1B1B8CE2" w14:textId="77777777" w:rsidTr="4B5FC726">
        <w:trPr>
          <w:trHeight w:val="330"/>
        </w:trPr>
        <w:tc>
          <w:tcPr>
            <w:tcW w:w="37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70110B" w14:textId="77777777" w:rsidR="00277F1A" w:rsidRPr="00513B2F" w:rsidRDefault="4B5FC726" w:rsidP="4B5FC726">
            <w:pPr>
              <w:widowControl/>
              <w:spacing w:line="240" w:lineRule="auto"/>
              <w:rPr>
                <w:rFonts w:asciiTheme="minorHAnsi" w:eastAsia="Times New Roman" w:hAnsiTheme="minorHAnsi" w:cs="Arial"/>
                <w:color w:val="000000" w:themeColor="text1"/>
              </w:rPr>
            </w:pPr>
            <w:r w:rsidRPr="00513B2F">
              <w:rPr>
                <w:rFonts w:asciiTheme="minorHAnsi" w:eastAsia="Times New Roman" w:hAnsiTheme="minorHAnsi" w:cs="Arial"/>
                <w:color w:val="000000" w:themeColor="text1"/>
              </w:rPr>
              <w:t>Medium</w:t>
            </w:r>
          </w:p>
        </w:tc>
        <w:tc>
          <w:tcPr>
            <w:tcW w:w="462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4A7FF4" w14:textId="117380DA" w:rsidR="00277F1A" w:rsidRPr="00513B2F" w:rsidRDefault="4B5FC726" w:rsidP="4B5FC726">
            <w:pPr>
              <w:widowControl/>
              <w:spacing w:line="240" w:lineRule="auto"/>
              <w:rPr>
                <w:rFonts w:asciiTheme="minorHAnsi" w:eastAsia="Times New Roman" w:hAnsiTheme="minorHAnsi" w:cs="Arial"/>
                <w:color w:val="000000" w:themeColor="text1"/>
              </w:rPr>
            </w:pPr>
            <w:r w:rsidRPr="00513B2F">
              <w:rPr>
                <w:rFonts w:asciiTheme="minorHAnsi" w:eastAsia="Times New Roman" w:hAnsiTheme="minorHAnsi" w:cs="Arial"/>
                <w:color w:val="000000" w:themeColor="text1"/>
              </w:rPr>
              <w:t xml:space="preserve">This requirement is somewhat important, as it provides some </w:t>
            </w:r>
            <w:r w:rsidR="00B54090" w:rsidRPr="00513B2F">
              <w:rPr>
                <w:rFonts w:asciiTheme="minorHAnsi" w:eastAsia="Times New Roman" w:hAnsiTheme="minorHAnsi" w:cs="Arial"/>
                <w:color w:val="000000" w:themeColor="text1"/>
              </w:rPr>
              <w:t>value,</w:t>
            </w:r>
            <w:r w:rsidRPr="00513B2F">
              <w:rPr>
                <w:rFonts w:asciiTheme="minorHAnsi" w:eastAsia="Times New Roman" w:hAnsiTheme="minorHAnsi" w:cs="Arial"/>
                <w:color w:val="000000" w:themeColor="text1"/>
              </w:rPr>
              <w:t xml:space="preserve"> but the project can proceed without it.</w:t>
            </w:r>
          </w:p>
        </w:tc>
      </w:tr>
      <w:tr w:rsidR="00277F1A" w:rsidRPr="00513B2F" w14:paraId="2A3D9562" w14:textId="77777777" w:rsidTr="4B5FC726">
        <w:trPr>
          <w:trHeight w:val="330"/>
        </w:trPr>
        <w:tc>
          <w:tcPr>
            <w:tcW w:w="37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F87A65" w14:textId="77777777" w:rsidR="00277F1A" w:rsidRPr="00513B2F" w:rsidRDefault="4B5FC726" w:rsidP="4B5FC726">
            <w:pPr>
              <w:widowControl/>
              <w:spacing w:line="240" w:lineRule="auto"/>
              <w:rPr>
                <w:rFonts w:asciiTheme="minorHAnsi" w:eastAsia="Times New Roman" w:hAnsiTheme="minorHAnsi" w:cs="Arial"/>
                <w:color w:val="000000" w:themeColor="text1"/>
              </w:rPr>
            </w:pPr>
            <w:r w:rsidRPr="00513B2F">
              <w:rPr>
                <w:rFonts w:asciiTheme="minorHAnsi" w:eastAsia="Times New Roman" w:hAnsiTheme="minorHAnsi" w:cs="Arial"/>
                <w:color w:val="000000" w:themeColor="text1"/>
              </w:rPr>
              <w:t>Low</w:t>
            </w:r>
          </w:p>
        </w:tc>
        <w:tc>
          <w:tcPr>
            <w:tcW w:w="462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7C2252" w14:textId="77777777" w:rsidR="00277F1A" w:rsidRPr="00513B2F" w:rsidRDefault="4B5FC726" w:rsidP="4B5FC726">
            <w:pPr>
              <w:widowControl/>
              <w:spacing w:line="240" w:lineRule="auto"/>
              <w:rPr>
                <w:rFonts w:asciiTheme="minorHAnsi" w:eastAsia="Times New Roman" w:hAnsiTheme="minorHAnsi" w:cs="Arial"/>
                <w:color w:val="000000" w:themeColor="text1"/>
              </w:rPr>
            </w:pPr>
            <w:r w:rsidRPr="00513B2F">
              <w:rPr>
                <w:rFonts w:asciiTheme="minorHAnsi" w:eastAsia="Times New Roman" w:hAnsiTheme="minorHAnsi" w:cs="Arial"/>
                <w:color w:val="000000" w:themeColor="text1"/>
              </w:rPr>
              <w:t>This is a low priority requirement or a “nice to have” feature, if time and cost allow it.</w:t>
            </w:r>
          </w:p>
        </w:tc>
      </w:tr>
      <w:tr w:rsidR="00277F1A" w:rsidRPr="00513B2F" w14:paraId="60B8C805" w14:textId="77777777" w:rsidTr="4B5FC726">
        <w:trPr>
          <w:trHeight w:val="330"/>
        </w:trPr>
        <w:tc>
          <w:tcPr>
            <w:tcW w:w="37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98922B" w14:textId="77777777" w:rsidR="00277F1A" w:rsidRPr="00513B2F" w:rsidRDefault="4B5FC726" w:rsidP="4B5FC726">
            <w:pPr>
              <w:widowControl/>
              <w:spacing w:line="240" w:lineRule="auto"/>
              <w:rPr>
                <w:rFonts w:asciiTheme="minorHAnsi" w:eastAsia="Times New Roman" w:hAnsiTheme="minorHAnsi" w:cs="Arial"/>
                <w:color w:val="000000" w:themeColor="text1"/>
              </w:rPr>
            </w:pPr>
            <w:r w:rsidRPr="00513B2F">
              <w:rPr>
                <w:rFonts w:asciiTheme="minorHAnsi" w:eastAsia="Times New Roman" w:hAnsiTheme="minorHAnsi" w:cs="Arial"/>
                <w:color w:val="000000" w:themeColor="text1"/>
              </w:rPr>
              <w:t>Future</w:t>
            </w:r>
          </w:p>
        </w:tc>
        <w:tc>
          <w:tcPr>
            <w:tcW w:w="462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2C2CA0" w14:textId="32156384" w:rsidR="00277F1A" w:rsidRPr="00513B2F" w:rsidRDefault="4B5FC726" w:rsidP="4B5FC726">
            <w:pPr>
              <w:widowControl/>
              <w:spacing w:line="240" w:lineRule="auto"/>
              <w:rPr>
                <w:rFonts w:asciiTheme="minorHAnsi" w:eastAsia="Times New Roman" w:hAnsiTheme="minorHAnsi" w:cs="Arial"/>
                <w:color w:val="000000" w:themeColor="text1"/>
              </w:rPr>
            </w:pPr>
            <w:r w:rsidRPr="00513B2F">
              <w:rPr>
                <w:rFonts w:asciiTheme="minorHAnsi" w:eastAsia="Times New Roman" w:hAnsiTheme="minorHAnsi" w:cs="Arial"/>
                <w:color w:val="000000" w:themeColor="text1"/>
              </w:rPr>
              <w:t xml:space="preserve">This requirement is out of scope for this </w:t>
            </w:r>
            <w:r w:rsidR="00B54090" w:rsidRPr="00513B2F">
              <w:rPr>
                <w:rFonts w:asciiTheme="minorHAnsi" w:eastAsia="Times New Roman" w:hAnsiTheme="minorHAnsi" w:cs="Arial"/>
                <w:color w:val="000000" w:themeColor="text1"/>
              </w:rPr>
              <w:t>project and</w:t>
            </w:r>
            <w:r w:rsidRPr="00513B2F">
              <w:rPr>
                <w:rFonts w:asciiTheme="minorHAnsi" w:eastAsia="Times New Roman" w:hAnsiTheme="minorHAnsi" w:cs="Arial"/>
                <w:color w:val="000000" w:themeColor="text1"/>
              </w:rPr>
              <w:t xml:space="preserve"> has been included here for a possible future release.</w:t>
            </w:r>
          </w:p>
        </w:tc>
      </w:tr>
    </w:tbl>
    <w:p w14:paraId="5A369E68" w14:textId="0EA45903" w:rsidR="008C516C" w:rsidRDefault="4B5FC726" w:rsidP="4B5FC726">
      <w:pPr>
        <w:pStyle w:val="Heading2"/>
        <w:keepLines/>
        <w:widowControl/>
        <w:spacing w:before="200" w:after="0" w:line="240" w:lineRule="auto"/>
        <w:rPr>
          <w:rFonts w:asciiTheme="minorHAnsi" w:hAnsiTheme="minorHAnsi" w:cs="Arial"/>
          <w:b w:val="0"/>
          <w:sz w:val="22"/>
          <w:szCs w:val="22"/>
        </w:rPr>
      </w:pPr>
      <w:bookmarkStart w:id="129" w:name="_Toc182888897"/>
      <w:bookmarkStart w:id="130" w:name="_Toc163449940"/>
      <w:bookmarkStart w:id="131" w:name="_Toc436221600"/>
      <w:bookmarkStart w:id="132" w:name="_Toc440007363"/>
      <w:bookmarkStart w:id="133" w:name="_Toc440008009"/>
      <w:bookmarkStart w:id="134" w:name="_Toc27638907"/>
      <w:r w:rsidRPr="00513B2F">
        <w:rPr>
          <w:rFonts w:asciiTheme="minorHAnsi" w:hAnsiTheme="minorHAnsi" w:cs="Arial"/>
          <w:b w:val="0"/>
          <w:sz w:val="22"/>
          <w:szCs w:val="22"/>
        </w:rPr>
        <w:t>Business Requirements / User Stories</w:t>
      </w:r>
      <w:bookmarkEnd w:id="129"/>
      <w:bookmarkEnd w:id="130"/>
      <w:bookmarkEnd w:id="131"/>
      <w:bookmarkEnd w:id="132"/>
      <w:bookmarkEnd w:id="133"/>
      <w:bookmarkEnd w:id="134"/>
    </w:p>
    <w:tbl>
      <w:tblPr>
        <w:tblW w:w="11499" w:type="dxa"/>
        <w:tblInd w:w="-79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9"/>
        <w:gridCol w:w="540"/>
        <w:gridCol w:w="720"/>
        <w:gridCol w:w="1170"/>
        <w:gridCol w:w="6570"/>
        <w:gridCol w:w="1890"/>
      </w:tblGrid>
      <w:tr w:rsidR="000615A8" w:rsidRPr="00241225" w14:paraId="3A163596" w14:textId="77777777" w:rsidTr="007730EC">
        <w:trPr>
          <w:trHeight w:val="465"/>
          <w:tblHeader/>
        </w:trPr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D5EFE8" w14:textId="6023EA51" w:rsidR="000615A8" w:rsidRPr="000615A8" w:rsidRDefault="000615A8" w:rsidP="007730EC">
            <w:pPr>
              <w:spacing w:line="276" w:lineRule="auto"/>
              <w:ind w:left="90"/>
              <w:jc w:val="center"/>
              <w:rPr>
                <w:rFonts w:ascii="Arial" w:hAnsi="Arial" w:cs="Arial"/>
                <w:color w:val="365F91"/>
                <w:sz w:val="16"/>
                <w:szCs w:val="16"/>
              </w:rPr>
            </w:pPr>
            <w:r w:rsidRPr="000615A8">
              <w:rPr>
                <w:rFonts w:ascii="Arial" w:hAnsi="Arial" w:cs="Arial"/>
                <w:b/>
                <w:color w:val="365F91"/>
                <w:sz w:val="16"/>
                <w:szCs w:val="16"/>
              </w:rPr>
              <w:t>Phase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98FF6A" w14:textId="14CA095D" w:rsidR="000615A8" w:rsidRPr="00241225" w:rsidRDefault="000615A8" w:rsidP="0044070E">
            <w:pPr>
              <w:spacing w:line="276" w:lineRule="auto"/>
              <w:ind w:left="90"/>
              <w:jc w:val="center"/>
              <w:rPr>
                <w:rFonts w:ascii="Arial" w:hAnsi="Arial" w:cs="Arial"/>
                <w:b/>
                <w:color w:val="365F91"/>
                <w:sz w:val="16"/>
                <w:szCs w:val="16"/>
              </w:rPr>
            </w:pPr>
            <w:r w:rsidRPr="00241225">
              <w:rPr>
                <w:rFonts w:ascii="Arial" w:hAnsi="Arial" w:cs="Arial"/>
                <w:b/>
                <w:color w:val="365F91"/>
                <w:sz w:val="16"/>
                <w:szCs w:val="16"/>
              </w:rPr>
              <w:t>Req #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8B4711" w14:textId="77777777" w:rsidR="000615A8" w:rsidRPr="00241225" w:rsidRDefault="000615A8" w:rsidP="0044070E">
            <w:pPr>
              <w:spacing w:line="276" w:lineRule="auto"/>
              <w:ind w:left="90"/>
              <w:jc w:val="center"/>
              <w:rPr>
                <w:rFonts w:ascii="Arial" w:hAnsi="Arial" w:cs="Arial"/>
                <w:b/>
                <w:color w:val="365F91"/>
                <w:sz w:val="16"/>
                <w:szCs w:val="16"/>
              </w:rPr>
            </w:pPr>
            <w:r w:rsidRPr="00241225">
              <w:rPr>
                <w:rFonts w:ascii="Arial" w:hAnsi="Arial" w:cs="Arial"/>
                <w:b/>
                <w:color w:val="365F91"/>
                <w:sz w:val="16"/>
                <w:szCs w:val="16"/>
              </w:rPr>
              <w:t>Priority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3254E8" w14:textId="77777777" w:rsidR="000615A8" w:rsidRPr="00241225" w:rsidRDefault="000615A8" w:rsidP="0044070E">
            <w:pPr>
              <w:spacing w:line="276" w:lineRule="auto"/>
              <w:ind w:left="75" w:right="151"/>
              <w:jc w:val="center"/>
              <w:rPr>
                <w:rFonts w:ascii="Arial" w:hAnsi="Arial" w:cs="Arial"/>
                <w:b/>
                <w:color w:val="365F91"/>
                <w:sz w:val="16"/>
                <w:szCs w:val="16"/>
              </w:rPr>
            </w:pPr>
            <w:r w:rsidRPr="00241225">
              <w:rPr>
                <w:rFonts w:ascii="Arial" w:hAnsi="Arial" w:cs="Arial"/>
                <w:b/>
                <w:color w:val="365F91"/>
                <w:sz w:val="16"/>
                <w:szCs w:val="16"/>
              </w:rPr>
              <w:t>Complexity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3F01A54" w14:textId="77777777" w:rsidR="000615A8" w:rsidRPr="00241225" w:rsidRDefault="000615A8" w:rsidP="0044070E">
            <w:pPr>
              <w:spacing w:line="276" w:lineRule="auto"/>
              <w:ind w:left="75" w:right="151"/>
              <w:jc w:val="center"/>
              <w:rPr>
                <w:rFonts w:ascii="Arial" w:hAnsi="Arial" w:cs="Arial"/>
                <w:b/>
                <w:color w:val="365F91"/>
                <w:sz w:val="16"/>
                <w:szCs w:val="16"/>
              </w:rPr>
            </w:pPr>
            <w:r w:rsidRPr="00241225">
              <w:rPr>
                <w:rFonts w:ascii="Arial" w:hAnsi="Arial" w:cs="Arial"/>
                <w:b/>
                <w:color w:val="365F91"/>
                <w:sz w:val="16"/>
                <w:szCs w:val="16"/>
              </w:rPr>
              <w:t>Description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2EDE62" w14:textId="77777777" w:rsidR="000615A8" w:rsidRPr="00241225" w:rsidRDefault="000615A8" w:rsidP="0044070E">
            <w:pPr>
              <w:spacing w:line="276" w:lineRule="auto"/>
              <w:ind w:left="75" w:right="151"/>
              <w:jc w:val="center"/>
              <w:rPr>
                <w:rFonts w:ascii="Arial" w:hAnsi="Arial" w:cs="Arial"/>
                <w:b/>
                <w:color w:val="365F91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365F91"/>
                <w:sz w:val="16"/>
                <w:szCs w:val="16"/>
              </w:rPr>
              <w:t>Notes</w:t>
            </w:r>
          </w:p>
        </w:tc>
      </w:tr>
      <w:tr w:rsidR="000615A8" w:rsidRPr="00CA4D96" w14:paraId="6A40F24A" w14:textId="77777777" w:rsidTr="007730EC">
        <w:trPr>
          <w:trHeight w:val="588"/>
        </w:trPr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5FB20A" w14:textId="137B8B7E" w:rsidR="000615A8" w:rsidRPr="00CA4D96" w:rsidRDefault="007730EC" w:rsidP="007730EC">
            <w:pPr>
              <w:spacing w:line="276" w:lineRule="auto"/>
              <w:ind w:left="9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One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128932" w14:textId="14701198" w:rsidR="000615A8" w:rsidRPr="00CA4D96" w:rsidRDefault="000615A8" w:rsidP="0044070E">
            <w:pPr>
              <w:spacing w:line="276" w:lineRule="auto"/>
              <w:ind w:left="90"/>
              <w:rPr>
                <w:rFonts w:ascii="Arial" w:hAnsi="Arial" w:cs="Arial"/>
              </w:rPr>
            </w:pPr>
            <w:r w:rsidRPr="00CA4D96">
              <w:rPr>
                <w:rFonts w:ascii="Arial" w:hAnsi="Arial" w:cs="Arial"/>
              </w:rPr>
              <w:t>BR-001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260480" w14:textId="77777777" w:rsidR="000615A8" w:rsidRPr="00CA4D96" w:rsidRDefault="000615A8" w:rsidP="0044070E">
            <w:pPr>
              <w:spacing w:line="276" w:lineRule="auto"/>
              <w:ind w:left="90"/>
              <w:jc w:val="center"/>
              <w:rPr>
                <w:rFonts w:ascii="Arial" w:hAnsi="Arial" w:cs="Arial"/>
              </w:rPr>
            </w:pPr>
            <w:r w:rsidRPr="00CA4D96">
              <w:rPr>
                <w:rFonts w:ascii="Arial" w:hAnsi="Arial" w:cs="Arial"/>
              </w:rPr>
              <w:t>High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878B54" w14:textId="77777777" w:rsidR="000615A8" w:rsidRPr="00CA4D96" w:rsidRDefault="000615A8" w:rsidP="0044070E">
            <w:pPr>
              <w:spacing w:line="276" w:lineRule="auto"/>
              <w:ind w:left="75" w:right="151"/>
              <w:jc w:val="center"/>
              <w:rPr>
                <w:rFonts w:ascii="Arial" w:hAnsi="Arial" w:cs="Arial"/>
              </w:rPr>
            </w:pPr>
            <w:r w:rsidRPr="00CA4D96">
              <w:rPr>
                <w:rFonts w:ascii="Arial" w:hAnsi="Arial" w:cs="Arial"/>
              </w:rPr>
              <w:t>Medium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5AF8D8E0" w14:textId="53721238" w:rsidR="000615A8" w:rsidRDefault="000615A8" w:rsidP="0044070E">
            <w:pPr>
              <w:pStyle w:val="Hints"/>
              <w:spacing w:line="276" w:lineRule="auto"/>
              <w:ind w:right="151"/>
              <w:rPr>
                <w:rFonts w:eastAsia="Calibri" w:cs="Arial"/>
                <w:color w:val="auto"/>
              </w:rPr>
            </w:pPr>
            <w:r w:rsidRPr="00CA4D96">
              <w:rPr>
                <w:rFonts w:eastAsia="Calibri" w:cs="Arial"/>
                <w:color w:val="auto"/>
              </w:rPr>
              <w:t xml:space="preserve">The data in </w:t>
            </w:r>
            <w:r>
              <w:rPr>
                <w:rFonts w:eastAsia="Calibri" w:cs="Arial"/>
                <w:color w:val="auto"/>
              </w:rPr>
              <w:t xml:space="preserve">raw zone </w:t>
            </w:r>
            <w:r w:rsidRPr="00CA4D96">
              <w:rPr>
                <w:rFonts w:eastAsia="Calibri" w:cs="Arial"/>
                <w:color w:val="auto"/>
              </w:rPr>
              <w:t xml:space="preserve">should be an exact replication of </w:t>
            </w:r>
            <w:r>
              <w:rPr>
                <w:rFonts w:eastAsia="Calibri" w:cs="Arial"/>
                <w:color w:val="auto"/>
              </w:rPr>
              <w:t>DataPhile</w:t>
            </w:r>
            <w:r w:rsidRPr="00CA4D96">
              <w:rPr>
                <w:rFonts w:eastAsia="Calibri" w:cs="Arial"/>
                <w:color w:val="auto"/>
              </w:rPr>
              <w:t xml:space="preserve"> data. There should not be any transformation, omission or addition of data during transfer process. The data in </w:t>
            </w:r>
            <w:r w:rsidR="00CE590B">
              <w:rPr>
                <w:rFonts w:eastAsia="Calibri" w:cs="Arial"/>
                <w:color w:val="auto"/>
              </w:rPr>
              <w:t>IDDL</w:t>
            </w:r>
            <w:r>
              <w:rPr>
                <w:rFonts w:eastAsia="Calibri" w:cs="Arial"/>
                <w:color w:val="auto"/>
              </w:rPr>
              <w:t xml:space="preserve"> </w:t>
            </w:r>
            <w:r w:rsidRPr="00CA4D96">
              <w:rPr>
                <w:rFonts w:eastAsia="Calibri" w:cs="Arial"/>
                <w:color w:val="auto"/>
              </w:rPr>
              <w:t xml:space="preserve">raw zone should be the same as data in source tables. </w:t>
            </w:r>
          </w:p>
          <w:p w14:paraId="17A4EE88" w14:textId="450A0B87" w:rsidR="000615A8" w:rsidRPr="00CA4D96" w:rsidRDefault="000615A8" w:rsidP="0044070E">
            <w:pPr>
              <w:pStyle w:val="Hints"/>
              <w:spacing w:line="276" w:lineRule="auto"/>
              <w:ind w:right="151"/>
              <w:rPr>
                <w:rFonts w:eastAsia="Calibri" w:cs="Arial"/>
                <w:color w:val="auto"/>
              </w:rPr>
            </w:pPr>
            <w:r>
              <w:rPr>
                <w:rFonts w:eastAsia="Calibri" w:cs="Arial"/>
                <w:color w:val="auto"/>
              </w:rPr>
              <w:t xml:space="preserve">The typed tables can follow the naming convention in </w:t>
            </w:r>
            <w:r w:rsidR="00CE590B">
              <w:rPr>
                <w:rFonts w:eastAsia="Calibri" w:cs="Arial"/>
                <w:color w:val="auto"/>
              </w:rPr>
              <w:t>IDDL</w:t>
            </w:r>
            <w:r>
              <w:rPr>
                <w:rFonts w:eastAsia="Calibri" w:cs="Arial"/>
                <w:color w:val="auto"/>
              </w:rPr>
              <w:t xml:space="preserve"> with data type applied to the data based on data dictionary. </w:t>
            </w:r>
          </w:p>
          <w:p w14:paraId="2D5F9320" w14:textId="77777777" w:rsidR="000615A8" w:rsidRPr="00CA4D96" w:rsidRDefault="000615A8" w:rsidP="0044070E">
            <w:pPr>
              <w:pStyle w:val="Hints"/>
              <w:spacing w:line="276" w:lineRule="auto"/>
              <w:ind w:right="151"/>
              <w:rPr>
                <w:rFonts w:eastAsia="Calibri" w:cs="Arial"/>
                <w:color w:val="auto"/>
              </w:rPr>
            </w:pPr>
            <w:r w:rsidRPr="00CA4D96">
              <w:rPr>
                <w:rFonts w:eastAsia="Calibri" w:cs="Arial"/>
                <w:color w:val="auto"/>
              </w:rPr>
              <w:t xml:space="preserve"> 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9C038C" w14:textId="77777777" w:rsidR="000615A8" w:rsidRPr="00CA4D96" w:rsidRDefault="000615A8" w:rsidP="0044070E">
            <w:pPr>
              <w:spacing w:line="276" w:lineRule="auto"/>
              <w:ind w:left="90" w:right="151"/>
              <w:rPr>
                <w:rFonts w:ascii="Arial" w:hAnsi="Arial" w:cs="Arial"/>
                <w:color w:val="000000"/>
              </w:rPr>
            </w:pPr>
          </w:p>
        </w:tc>
      </w:tr>
      <w:tr w:rsidR="000615A8" w:rsidRPr="00CA4D96" w14:paraId="1BC8B89A" w14:textId="77777777" w:rsidTr="007730EC">
        <w:trPr>
          <w:trHeight w:val="1082"/>
        </w:trPr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D39B4B" w14:textId="7316AF1C" w:rsidR="000615A8" w:rsidRPr="00CA4D96" w:rsidRDefault="007730EC" w:rsidP="007730EC">
            <w:pPr>
              <w:spacing w:line="276" w:lineRule="auto"/>
              <w:ind w:left="9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One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DB0FC1" w14:textId="5526568F" w:rsidR="000615A8" w:rsidRPr="00CA4D96" w:rsidRDefault="000615A8" w:rsidP="00917EA5">
            <w:pPr>
              <w:spacing w:line="276" w:lineRule="auto"/>
              <w:ind w:left="90"/>
              <w:rPr>
                <w:rFonts w:ascii="Arial" w:hAnsi="Arial" w:cs="Arial"/>
              </w:rPr>
            </w:pPr>
            <w:r w:rsidRPr="00CA4D96">
              <w:rPr>
                <w:rFonts w:ascii="Arial" w:hAnsi="Arial" w:cs="Arial"/>
              </w:rPr>
              <w:t>BR-001</w:t>
            </w:r>
            <w:r>
              <w:rPr>
                <w:rFonts w:ascii="Arial" w:hAnsi="Arial" w:cs="Arial"/>
              </w:rPr>
              <w:t>.1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F84671" w14:textId="572118DB" w:rsidR="000615A8" w:rsidRPr="00CA4D96" w:rsidRDefault="000615A8" w:rsidP="00917EA5">
            <w:pPr>
              <w:spacing w:line="276" w:lineRule="auto"/>
              <w:ind w:left="90"/>
              <w:jc w:val="center"/>
              <w:rPr>
                <w:rFonts w:ascii="Arial" w:hAnsi="Arial" w:cs="Arial"/>
              </w:rPr>
            </w:pPr>
            <w:r w:rsidRPr="00CA4D96">
              <w:rPr>
                <w:rFonts w:ascii="Arial" w:hAnsi="Arial" w:cs="Arial"/>
              </w:rPr>
              <w:t>High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B3231C" w14:textId="2BC36340" w:rsidR="000615A8" w:rsidRPr="00CA4D96" w:rsidRDefault="000615A8" w:rsidP="00917EA5">
            <w:pPr>
              <w:spacing w:line="276" w:lineRule="auto"/>
              <w:ind w:left="75" w:right="151"/>
              <w:jc w:val="center"/>
              <w:rPr>
                <w:rFonts w:ascii="Arial" w:hAnsi="Arial" w:cs="Arial"/>
              </w:rPr>
            </w:pPr>
            <w:r w:rsidRPr="00CA4D96">
              <w:rPr>
                <w:rFonts w:ascii="Arial" w:hAnsi="Arial" w:cs="Arial"/>
              </w:rPr>
              <w:t>Medium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3A43C4FF" w14:textId="09AC82BC" w:rsidR="000615A8" w:rsidRPr="00546DDE" w:rsidRDefault="000615A8" w:rsidP="00917EA5">
            <w:pPr>
              <w:spacing w:line="276" w:lineRule="auto"/>
              <w:ind w:right="151"/>
              <w:rPr>
                <w:rFonts w:ascii="Arial" w:hAnsi="Arial" w:cs="Arial"/>
              </w:rPr>
            </w:pPr>
            <w:r w:rsidRPr="00546DDE">
              <w:rPr>
                <w:rFonts w:ascii="Arial" w:hAnsi="Arial" w:cs="Arial"/>
              </w:rPr>
              <w:t xml:space="preserve"> The system will exclude all PII identified fields when loading the data into the in </w:t>
            </w:r>
            <w:r w:rsidR="00CE590B">
              <w:rPr>
                <w:rFonts w:ascii="Arial" w:hAnsi="Arial" w:cs="Arial"/>
              </w:rPr>
              <w:t>IDDL</w:t>
            </w:r>
            <w:r>
              <w:rPr>
                <w:rFonts w:ascii="Arial" w:hAnsi="Arial" w:cs="Arial"/>
              </w:rPr>
              <w:t xml:space="preserve"> </w:t>
            </w:r>
            <w:r w:rsidR="004A6554">
              <w:rPr>
                <w:rFonts w:ascii="Arial" w:hAnsi="Arial" w:cs="Arial"/>
              </w:rPr>
              <w:t xml:space="preserve">. </w:t>
            </w:r>
            <w:r w:rsidRPr="00546DDE">
              <w:rPr>
                <w:rFonts w:ascii="Arial" w:hAnsi="Arial" w:cs="Arial"/>
              </w:rPr>
              <w:t xml:space="preserve">   </w:t>
            </w:r>
          </w:p>
          <w:p w14:paraId="0DAE2365" w14:textId="77777777" w:rsidR="000615A8" w:rsidRPr="00500DA2" w:rsidRDefault="000615A8" w:rsidP="00917EA5">
            <w:pPr>
              <w:spacing w:line="276" w:lineRule="auto"/>
              <w:ind w:right="151"/>
              <w:rPr>
                <w:rFonts w:ascii="Arial" w:hAnsi="Arial" w:cs="Arial"/>
              </w:rPr>
            </w:pPr>
          </w:p>
          <w:p w14:paraId="33494F34" w14:textId="77777777" w:rsidR="000615A8" w:rsidRPr="001724DB" w:rsidRDefault="000615A8" w:rsidP="00917EA5">
            <w:pPr>
              <w:spacing w:line="276" w:lineRule="auto"/>
              <w:ind w:right="151"/>
              <w:rPr>
                <w:rFonts w:ascii="Arial" w:hAnsi="Arial" w:cs="Arial"/>
              </w:rPr>
            </w:pPr>
            <w:bookmarkStart w:id="135" w:name="PIIContraventionClarify"/>
            <w:bookmarkEnd w:id="135"/>
          </w:p>
          <w:p w14:paraId="6B56BCA4" w14:textId="1B2EDB59" w:rsidR="000615A8" w:rsidRPr="00546DDE" w:rsidRDefault="000615A8" w:rsidP="00546DDE">
            <w:pPr>
              <w:spacing w:line="276" w:lineRule="auto"/>
              <w:ind w:right="151"/>
              <w:rPr>
                <w:rFonts w:ascii="Arial" w:hAnsi="Arial" w:cs="Arial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8FC6C0" w14:textId="3D39EB12" w:rsidR="000615A8" w:rsidRPr="00CA4D96" w:rsidRDefault="000615A8" w:rsidP="00917EA5">
            <w:pPr>
              <w:spacing w:line="276" w:lineRule="auto"/>
              <w:ind w:left="90" w:right="151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See</w:t>
            </w:r>
            <w:hyperlink w:anchor="_Data_tables_layouts" w:history="1">
              <w:r w:rsidRPr="00C7602E">
                <w:rPr>
                  <w:rStyle w:val="Hyperlink"/>
                  <w:rFonts w:ascii="Arial" w:hAnsi="Arial" w:cs="Arial"/>
                </w:rPr>
                <w:t xml:space="preserve"> Data Dictionary</w:t>
              </w:r>
            </w:hyperlink>
          </w:p>
        </w:tc>
      </w:tr>
      <w:tr w:rsidR="000615A8" w:rsidRPr="00CA4D96" w14:paraId="77A1FA4F" w14:textId="77777777" w:rsidTr="007730EC">
        <w:trPr>
          <w:trHeight w:val="588"/>
        </w:trPr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6A4184" w14:textId="3E5241B2" w:rsidR="000615A8" w:rsidRPr="00CA4D96" w:rsidRDefault="007730EC" w:rsidP="007730EC">
            <w:pPr>
              <w:spacing w:line="276" w:lineRule="auto"/>
              <w:ind w:left="9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One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BAF0D1" w14:textId="2CE092BE" w:rsidR="000615A8" w:rsidRPr="00CA4D96" w:rsidRDefault="000615A8" w:rsidP="00276658">
            <w:pPr>
              <w:spacing w:line="276" w:lineRule="auto"/>
              <w:ind w:left="90"/>
              <w:jc w:val="center"/>
              <w:rPr>
                <w:rFonts w:ascii="Arial" w:hAnsi="Arial" w:cs="Arial"/>
              </w:rPr>
            </w:pPr>
            <w:r w:rsidRPr="00CA4D96">
              <w:rPr>
                <w:rFonts w:ascii="Arial" w:hAnsi="Arial" w:cs="Arial"/>
              </w:rPr>
              <w:t>BR-00</w:t>
            </w:r>
            <w:r>
              <w:rPr>
                <w:rFonts w:ascii="Arial" w:hAnsi="Arial" w:cs="Arial"/>
              </w:rPr>
              <w:t>1.1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B56882" w14:textId="77777777" w:rsidR="000615A8" w:rsidRPr="00CA4D96" w:rsidRDefault="000615A8" w:rsidP="00276658">
            <w:pPr>
              <w:spacing w:line="276" w:lineRule="auto"/>
              <w:ind w:left="90"/>
              <w:jc w:val="center"/>
              <w:rPr>
                <w:rFonts w:ascii="Arial" w:hAnsi="Arial" w:cs="Arial"/>
              </w:rPr>
            </w:pPr>
            <w:r w:rsidRPr="00CA4D96">
              <w:rPr>
                <w:rFonts w:ascii="Arial" w:hAnsi="Arial" w:cs="Arial"/>
              </w:rPr>
              <w:t>High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76E9E3" w14:textId="77777777" w:rsidR="000615A8" w:rsidRPr="00CA4D96" w:rsidRDefault="000615A8" w:rsidP="00276658">
            <w:pPr>
              <w:spacing w:line="276" w:lineRule="auto"/>
              <w:ind w:left="75" w:right="151"/>
              <w:jc w:val="center"/>
              <w:rPr>
                <w:rFonts w:ascii="Arial" w:hAnsi="Arial" w:cs="Arial"/>
              </w:rPr>
            </w:pPr>
            <w:r w:rsidRPr="00CA4D96">
              <w:rPr>
                <w:rFonts w:ascii="Arial" w:hAnsi="Arial" w:cs="Arial"/>
              </w:rPr>
              <w:t>Medium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57246E72" w14:textId="7E16BCB0" w:rsidR="000615A8" w:rsidRDefault="00CE590B" w:rsidP="00276658">
            <w:pPr>
              <w:widowControl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IDDL</w:t>
            </w:r>
            <w:r w:rsidR="000615A8">
              <w:rPr>
                <w:rFonts w:ascii="Arial" w:hAnsi="Arial" w:cs="Arial"/>
              </w:rPr>
              <w:t xml:space="preserve"> must ingest from DataPhile  approximately 1</w:t>
            </w:r>
            <w:r w:rsidR="007730EC">
              <w:rPr>
                <w:rFonts w:ascii="Arial" w:hAnsi="Arial" w:cs="Arial"/>
              </w:rPr>
              <w:t>6</w:t>
            </w:r>
            <w:r w:rsidR="000615A8">
              <w:rPr>
                <w:rFonts w:ascii="Arial" w:hAnsi="Arial" w:cs="Arial"/>
              </w:rPr>
              <w:t xml:space="preserve"> tables with an initial load </w:t>
            </w:r>
            <w:r w:rsidR="00502432">
              <w:rPr>
                <w:rFonts w:ascii="Arial" w:hAnsi="Arial" w:cs="Arial"/>
              </w:rPr>
              <w:t xml:space="preserve">for two years </w:t>
            </w:r>
            <w:r w:rsidR="000615A8">
              <w:rPr>
                <w:rFonts w:ascii="Arial" w:hAnsi="Arial" w:cs="Arial"/>
              </w:rPr>
              <w:t xml:space="preserve">and then daily historical updates.   </w:t>
            </w:r>
          </w:p>
          <w:p w14:paraId="4B1E349B" w14:textId="77777777" w:rsidR="007730EC" w:rsidRDefault="007730EC" w:rsidP="00276658">
            <w:pPr>
              <w:widowControl/>
              <w:spacing w:line="240" w:lineRule="auto"/>
              <w:rPr>
                <w:ins w:id="136" w:author="John Steggerda" w:date="2020-04-16T11:00:00Z"/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Note If tables are large then a subset can be used for phase1. </w:t>
            </w:r>
            <w:r w:rsidR="002A19D2">
              <w:rPr>
                <w:rFonts w:ascii="Arial" w:hAnsi="Arial" w:cs="Arial"/>
              </w:rPr>
              <w:t xml:space="preserve"> </w:t>
            </w:r>
          </w:p>
          <w:p w14:paraId="6412C90E" w14:textId="77777777" w:rsidR="00117FDF" w:rsidRDefault="00117FDF" w:rsidP="00276658">
            <w:pPr>
              <w:widowControl/>
              <w:spacing w:line="240" w:lineRule="auto"/>
              <w:rPr>
                <w:ins w:id="137" w:author="John Steggerda" w:date="2020-04-16T11:00:00Z"/>
                <w:rFonts w:ascii="Arial" w:hAnsi="Arial" w:cs="Arial"/>
              </w:rPr>
            </w:pPr>
          </w:p>
          <w:p w14:paraId="28F79F2E" w14:textId="09390B7A" w:rsidR="00117FDF" w:rsidRPr="00CA4D96" w:rsidRDefault="00A96EBA" w:rsidP="00276658">
            <w:pPr>
              <w:widowControl/>
              <w:spacing w:line="240" w:lineRule="auto"/>
              <w:rPr>
                <w:rFonts w:ascii="Arial" w:hAnsi="Arial" w:cs="Arial"/>
              </w:rPr>
            </w:pPr>
            <w:ins w:id="138" w:author="John Steggerda" w:date="2020-04-16T11:00:00Z">
              <w:r w:rsidRPr="00A96EBA">
                <w:rPr>
                  <w:rFonts w:ascii="Arial" w:hAnsi="Arial" w:cs="Arial"/>
                  <w:color w:val="FF0000"/>
                  <w:rPrChange w:id="139" w:author="John Steggerda" w:date="2020-04-16T11:01:00Z">
                    <w:rPr>
                      <w:rFonts w:ascii="Arial" w:hAnsi="Arial" w:cs="Arial"/>
                    </w:rPr>
                  </w:rPrChange>
                </w:rPr>
                <w:t xml:space="preserve">Project schedule  will indicate when 2 years will start.  </w:t>
              </w:r>
            </w:ins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A268F9" w14:textId="77777777" w:rsidR="000615A8" w:rsidRPr="00CA4D96" w:rsidRDefault="000615A8" w:rsidP="00276658">
            <w:pPr>
              <w:spacing w:line="276" w:lineRule="auto"/>
              <w:ind w:left="75" w:right="151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 xml:space="preserve">See section 4.2 </w:t>
            </w:r>
          </w:p>
        </w:tc>
      </w:tr>
      <w:tr w:rsidR="000615A8" w:rsidRPr="00CA4D96" w14:paraId="2FC600EA" w14:textId="77777777" w:rsidTr="007730EC">
        <w:trPr>
          <w:trHeight w:val="588"/>
        </w:trPr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53F871" w14:textId="44DF6BBA" w:rsidR="000615A8" w:rsidRPr="00CA4D96" w:rsidRDefault="007730EC" w:rsidP="007730EC">
            <w:pPr>
              <w:spacing w:line="276" w:lineRule="auto"/>
              <w:ind w:left="9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Two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0CB172" w14:textId="592659E8" w:rsidR="000615A8" w:rsidRPr="00CA4D96" w:rsidRDefault="000615A8" w:rsidP="00276658">
            <w:pPr>
              <w:spacing w:line="276" w:lineRule="auto"/>
              <w:ind w:left="90"/>
              <w:jc w:val="center"/>
              <w:rPr>
                <w:rFonts w:ascii="Arial" w:hAnsi="Arial" w:cs="Arial"/>
              </w:rPr>
            </w:pPr>
            <w:r w:rsidRPr="00CA4D96">
              <w:rPr>
                <w:rFonts w:ascii="Arial" w:hAnsi="Arial" w:cs="Arial"/>
              </w:rPr>
              <w:t>BR-00</w:t>
            </w:r>
            <w:r>
              <w:rPr>
                <w:rFonts w:ascii="Arial" w:hAnsi="Arial" w:cs="Arial"/>
              </w:rPr>
              <w:t>1.2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0028EC" w14:textId="77777777" w:rsidR="000615A8" w:rsidRPr="00CA4D96" w:rsidRDefault="000615A8" w:rsidP="00276658">
            <w:pPr>
              <w:spacing w:line="276" w:lineRule="auto"/>
              <w:ind w:left="90"/>
              <w:jc w:val="center"/>
              <w:rPr>
                <w:rFonts w:ascii="Arial" w:hAnsi="Arial" w:cs="Arial"/>
              </w:rPr>
            </w:pPr>
            <w:r w:rsidRPr="00CA4D96">
              <w:rPr>
                <w:rFonts w:ascii="Arial" w:hAnsi="Arial" w:cs="Arial"/>
              </w:rPr>
              <w:t>High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2EBCA6" w14:textId="77777777" w:rsidR="000615A8" w:rsidRPr="00CA4D96" w:rsidRDefault="000615A8" w:rsidP="00276658">
            <w:pPr>
              <w:spacing w:line="276" w:lineRule="auto"/>
              <w:ind w:left="75" w:right="151"/>
              <w:jc w:val="center"/>
              <w:rPr>
                <w:rFonts w:ascii="Arial" w:hAnsi="Arial" w:cs="Arial"/>
              </w:rPr>
            </w:pPr>
            <w:r w:rsidRPr="00CA4D96">
              <w:rPr>
                <w:rFonts w:ascii="Arial" w:hAnsi="Arial" w:cs="Arial"/>
              </w:rPr>
              <w:t>Medium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708211E" w14:textId="71343A04" w:rsidR="000615A8" w:rsidRDefault="00CE590B" w:rsidP="00276658">
            <w:pPr>
              <w:widowControl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IDDL</w:t>
            </w:r>
            <w:r w:rsidR="000615A8">
              <w:rPr>
                <w:rFonts w:ascii="Arial" w:hAnsi="Arial" w:cs="Arial"/>
              </w:rPr>
              <w:t xml:space="preserve">  must ingest from </w:t>
            </w:r>
            <w:r>
              <w:rPr>
                <w:rFonts w:ascii="Arial" w:hAnsi="Arial" w:cs="Arial"/>
              </w:rPr>
              <w:t xml:space="preserve">DataPhile </w:t>
            </w:r>
            <w:r w:rsidR="000615A8">
              <w:rPr>
                <w:rFonts w:ascii="Arial" w:hAnsi="Arial" w:cs="Arial"/>
              </w:rPr>
              <w:t xml:space="preserve"> approximately </w:t>
            </w:r>
            <w:r w:rsidR="00D8433C">
              <w:rPr>
                <w:rFonts w:ascii="Arial" w:hAnsi="Arial" w:cs="Arial"/>
              </w:rPr>
              <w:t>5</w:t>
            </w:r>
            <w:r w:rsidR="000615A8">
              <w:rPr>
                <w:rFonts w:ascii="Arial" w:hAnsi="Arial" w:cs="Arial"/>
              </w:rPr>
              <w:t xml:space="preserve"> tables with subset of daily historical loads of </w:t>
            </w:r>
            <w:r w:rsidR="0047435B">
              <w:rPr>
                <w:rFonts w:ascii="Arial" w:hAnsi="Arial" w:cs="Arial"/>
                <w:color w:val="FF0000"/>
              </w:rPr>
              <w:t>1</w:t>
            </w:r>
            <w:r w:rsidR="0047435B">
              <w:rPr>
                <w:rFonts w:ascii="Arial" w:hAnsi="Arial" w:cs="Arial"/>
              </w:rPr>
              <w:t xml:space="preserve"> </w:t>
            </w:r>
            <w:r w:rsidR="000615A8">
              <w:rPr>
                <w:rFonts w:ascii="Arial" w:hAnsi="Arial" w:cs="Arial"/>
              </w:rPr>
              <w:t xml:space="preserve">days </w:t>
            </w:r>
          </w:p>
          <w:p w14:paraId="20A57F77" w14:textId="77777777" w:rsidR="0000024B" w:rsidRPr="00EE0EE0" w:rsidRDefault="00544F18" w:rsidP="004503F9">
            <w:pPr>
              <w:pStyle w:val="ListParagraph"/>
              <w:numPr>
                <w:ilvl w:val="0"/>
                <w:numId w:val="14"/>
              </w:numPr>
              <w:rPr>
                <w:rFonts w:ascii="Arial" w:eastAsia="Calibri" w:hAnsi="Arial" w:cs="Arial"/>
                <w:sz w:val="20"/>
                <w:szCs w:val="20"/>
              </w:rPr>
            </w:pPr>
            <w:r w:rsidRPr="00EE0EE0">
              <w:rPr>
                <w:rFonts w:ascii="Arial" w:eastAsia="Calibri" w:hAnsi="Arial" w:cs="Arial"/>
                <w:sz w:val="20"/>
              </w:rPr>
              <w:t>Brokerage Accounting Transaction File</w:t>
            </w:r>
            <w:r w:rsidRPr="00EE0EE0">
              <w:rPr>
                <w:rFonts w:ascii="Arial" w:hAnsi="Arial" w:cs="Arial"/>
                <w:sz w:val="20"/>
              </w:rPr>
              <w:t xml:space="preserve"> (</w:t>
            </w:r>
            <w:proofErr w:type="spellStart"/>
            <w:r w:rsidR="000615A8" w:rsidRPr="00EE0EE0">
              <w:rPr>
                <w:rFonts w:ascii="Arial" w:hAnsi="Arial" w:cs="Arial"/>
                <w:sz w:val="20"/>
              </w:rPr>
              <w:t>actran</w:t>
            </w:r>
            <w:proofErr w:type="spellEnd"/>
            <w:r w:rsidRPr="00EE0EE0">
              <w:rPr>
                <w:rFonts w:ascii="Arial" w:hAnsi="Arial" w:cs="Arial"/>
                <w:sz w:val="20"/>
              </w:rPr>
              <w:t xml:space="preserve">) thru </w:t>
            </w:r>
            <w:r w:rsidR="00551437" w:rsidRPr="00EE0EE0">
              <w:rPr>
                <w:rFonts w:ascii="Arial" w:eastAsia="Calibri" w:hAnsi="Arial" w:cs="Arial"/>
                <w:sz w:val="20"/>
              </w:rPr>
              <w:t>PROC_DT</w:t>
            </w:r>
          </w:p>
          <w:p w14:paraId="1640E794" w14:textId="387ABECC" w:rsidR="000615A8" w:rsidRPr="00EE0EE0" w:rsidRDefault="00536AE0" w:rsidP="004503F9">
            <w:pPr>
              <w:pStyle w:val="ListParagraph"/>
              <w:numPr>
                <w:ilvl w:val="0"/>
                <w:numId w:val="14"/>
              </w:numPr>
              <w:rPr>
                <w:rFonts w:ascii="Arial" w:eastAsia="Calibri" w:hAnsi="Arial" w:cs="Arial"/>
                <w:sz w:val="20"/>
              </w:rPr>
            </w:pPr>
            <w:r w:rsidRPr="00EE0EE0">
              <w:rPr>
                <w:rFonts w:ascii="Arial" w:eastAsia="Calibri" w:hAnsi="Arial" w:cs="Arial"/>
                <w:sz w:val="20"/>
              </w:rPr>
              <w:t>Contract file (</w:t>
            </w:r>
            <w:proofErr w:type="spellStart"/>
            <w:r w:rsidR="0006314E" w:rsidRPr="00EE0EE0">
              <w:rPr>
                <w:rFonts w:ascii="Arial" w:eastAsia="Calibri" w:hAnsi="Arial" w:cs="Arial"/>
                <w:sz w:val="20"/>
              </w:rPr>
              <w:t>tpcont</w:t>
            </w:r>
            <w:proofErr w:type="spellEnd"/>
            <w:r w:rsidR="0006314E" w:rsidRPr="00EE0EE0">
              <w:rPr>
                <w:rFonts w:ascii="Arial" w:eastAsia="Calibri" w:hAnsi="Arial" w:cs="Arial"/>
                <w:sz w:val="20"/>
              </w:rPr>
              <w:t xml:space="preserve">) </w:t>
            </w:r>
            <w:r w:rsidR="000615A8" w:rsidRPr="00EE0EE0">
              <w:rPr>
                <w:rFonts w:ascii="Arial" w:eastAsia="Calibri" w:hAnsi="Arial" w:cs="Arial"/>
                <w:sz w:val="20"/>
              </w:rPr>
              <w:t xml:space="preserve"> </w:t>
            </w:r>
            <w:r w:rsidR="0006314E" w:rsidRPr="00EE0EE0">
              <w:rPr>
                <w:rFonts w:ascii="Arial" w:eastAsia="Calibri" w:hAnsi="Arial" w:cs="Arial"/>
                <w:sz w:val="20"/>
              </w:rPr>
              <w:t>thru PROC_DT</w:t>
            </w:r>
          </w:p>
          <w:p w14:paraId="57F65F37" w14:textId="6CCBB384" w:rsidR="0006314E" w:rsidRDefault="0006314E" w:rsidP="004503F9">
            <w:pPr>
              <w:pStyle w:val="ListParagraph"/>
              <w:numPr>
                <w:ilvl w:val="0"/>
                <w:numId w:val="14"/>
              </w:numPr>
              <w:rPr>
                <w:rFonts w:ascii="Arial" w:eastAsia="Calibri" w:hAnsi="Arial" w:cs="Arial"/>
                <w:sz w:val="20"/>
              </w:rPr>
            </w:pPr>
            <w:r w:rsidRPr="00EE0EE0">
              <w:rPr>
                <w:rFonts w:ascii="Arial" w:eastAsia="Calibri" w:hAnsi="Arial" w:cs="Arial"/>
                <w:sz w:val="20"/>
              </w:rPr>
              <w:t>Keypunched trailers file (</w:t>
            </w:r>
            <w:proofErr w:type="spellStart"/>
            <w:r w:rsidR="00EE0EE0" w:rsidRPr="00EE0EE0">
              <w:rPr>
                <w:rFonts w:ascii="Arial" w:eastAsia="Calibri" w:hAnsi="Arial" w:cs="Arial"/>
                <w:sz w:val="20"/>
              </w:rPr>
              <w:t>tpkptl</w:t>
            </w:r>
            <w:proofErr w:type="spellEnd"/>
            <w:r w:rsidR="00EE0EE0" w:rsidRPr="00EE0EE0">
              <w:rPr>
                <w:rFonts w:ascii="Arial" w:eastAsia="Calibri" w:hAnsi="Arial" w:cs="Arial"/>
                <w:sz w:val="20"/>
              </w:rPr>
              <w:t>)  thru LAST_DT</w:t>
            </w:r>
          </w:p>
          <w:p w14:paraId="53DEA32B" w14:textId="6B138071" w:rsidR="00507132" w:rsidRDefault="00507132" w:rsidP="004503F9">
            <w:pPr>
              <w:pStyle w:val="ListParagraph"/>
              <w:numPr>
                <w:ilvl w:val="0"/>
                <w:numId w:val="14"/>
              </w:numPr>
              <w:rPr>
                <w:rFonts w:ascii="Arial" w:eastAsia="Calibri" w:hAnsi="Arial" w:cs="Arial"/>
                <w:sz w:val="20"/>
              </w:rPr>
            </w:pPr>
            <w:r w:rsidRPr="00507132">
              <w:rPr>
                <w:rFonts w:ascii="Arial" w:eastAsia="Calibri" w:hAnsi="Arial" w:cs="Arial"/>
                <w:sz w:val="20"/>
              </w:rPr>
              <w:t>Exchange rates master file (</w:t>
            </w:r>
            <w:proofErr w:type="spellStart"/>
            <w:r w:rsidRPr="00507132">
              <w:rPr>
                <w:rFonts w:ascii="Arial" w:eastAsia="Calibri" w:hAnsi="Arial" w:cs="Arial"/>
                <w:sz w:val="20"/>
              </w:rPr>
              <w:t>gnexch</w:t>
            </w:r>
            <w:proofErr w:type="spellEnd"/>
            <w:r w:rsidRPr="00507132">
              <w:rPr>
                <w:rFonts w:ascii="Arial" w:eastAsia="Calibri" w:hAnsi="Arial" w:cs="Arial"/>
                <w:sz w:val="20"/>
              </w:rPr>
              <w:t xml:space="preserve">) </w:t>
            </w:r>
            <w:r w:rsidRPr="00EE0EE0">
              <w:rPr>
                <w:rFonts w:ascii="Arial" w:eastAsia="Calibri" w:hAnsi="Arial" w:cs="Arial"/>
                <w:sz w:val="20"/>
              </w:rPr>
              <w:t>thru LAST_DT</w:t>
            </w:r>
          </w:p>
          <w:p w14:paraId="5B9980E1" w14:textId="0C2B4245" w:rsidR="004503F9" w:rsidRPr="003F4E0A" w:rsidRDefault="0047435B" w:rsidP="004503F9">
            <w:pPr>
              <w:widowControl/>
              <w:numPr>
                <w:ilvl w:val="0"/>
                <w:numId w:val="14"/>
              </w:num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</w:t>
            </w:r>
            <w:r w:rsidRPr="0047435B">
              <w:rPr>
                <w:rFonts w:ascii="Arial" w:hAnsi="Arial" w:cs="Arial"/>
              </w:rPr>
              <w:t xml:space="preserve">ser codes </w:t>
            </w:r>
            <w:proofErr w:type="spellStart"/>
            <w:r w:rsidR="004503F9" w:rsidRPr="003F4E0A">
              <w:rPr>
                <w:rFonts w:ascii="Arial" w:hAnsi="Arial" w:cs="Arial"/>
              </w:rPr>
              <w:t>mfrrus</w:t>
            </w:r>
            <w:proofErr w:type="spellEnd"/>
            <w:r w:rsidR="00CC7BA1">
              <w:rPr>
                <w:rFonts w:ascii="Arial" w:hAnsi="Arial" w:cs="Arial"/>
              </w:rPr>
              <w:t xml:space="preserve"> </w:t>
            </w:r>
            <w:r w:rsidR="00CC7BA1" w:rsidRPr="00EE0EE0">
              <w:rPr>
                <w:rFonts w:ascii="Arial" w:hAnsi="Arial" w:cs="Arial"/>
              </w:rPr>
              <w:t>thru PROC_DT</w:t>
            </w:r>
          </w:p>
          <w:p w14:paraId="66335D91" w14:textId="77777777" w:rsidR="004503F9" w:rsidRDefault="004503F9" w:rsidP="00D84591">
            <w:pPr>
              <w:pStyle w:val="ListParagraph"/>
              <w:rPr>
                <w:rFonts w:ascii="Arial" w:eastAsia="Calibri" w:hAnsi="Arial" w:cs="Arial"/>
                <w:sz w:val="20"/>
              </w:rPr>
            </w:pPr>
          </w:p>
          <w:p w14:paraId="52712D74" w14:textId="708769AA" w:rsidR="00EE0EE0" w:rsidRDefault="00040340" w:rsidP="0004034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For all </w:t>
            </w:r>
            <w:proofErr w:type="spellStart"/>
            <w:r w:rsidR="00340A2F">
              <w:rPr>
                <w:rFonts w:ascii="Arial" w:hAnsi="Arial" w:cs="Arial"/>
              </w:rPr>
              <w:t>subsetted</w:t>
            </w:r>
            <w:proofErr w:type="spellEnd"/>
            <w:r w:rsidR="00340A2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tables </w:t>
            </w:r>
            <w:r w:rsidR="00340A2F">
              <w:rPr>
                <w:rFonts w:ascii="Arial" w:hAnsi="Arial" w:cs="Arial"/>
              </w:rPr>
              <w:t xml:space="preserve">use </w:t>
            </w:r>
            <w:r w:rsidR="00050798">
              <w:rPr>
                <w:rFonts w:ascii="Arial" w:hAnsi="Arial" w:cs="Arial"/>
              </w:rPr>
              <w:t xml:space="preserve">required dates </w:t>
            </w:r>
            <w:r w:rsidRPr="00040340">
              <w:rPr>
                <w:rFonts w:ascii="Arial" w:hAnsi="Arial" w:cs="Arial"/>
              </w:rPr>
              <w:t xml:space="preserve"> &gt; current date minus 1</w:t>
            </w:r>
            <w:r w:rsidR="00050798">
              <w:rPr>
                <w:rFonts w:ascii="Arial" w:hAnsi="Arial" w:cs="Arial"/>
              </w:rPr>
              <w:t xml:space="preserve"> business day </w:t>
            </w:r>
          </w:p>
          <w:p w14:paraId="3F51550F" w14:textId="2E38F618" w:rsidR="00050798" w:rsidRDefault="00050798" w:rsidP="00040340">
            <w:pPr>
              <w:rPr>
                <w:rFonts w:ascii="Arial" w:hAnsi="Arial" w:cs="Arial"/>
              </w:rPr>
            </w:pPr>
          </w:p>
          <w:p w14:paraId="730D0187" w14:textId="77777777" w:rsidR="00050798" w:rsidRDefault="00050798" w:rsidP="0004034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For Example </w:t>
            </w:r>
          </w:p>
          <w:p w14:paraId="5A45C1CC" w14:textId="109507DD" w:rsidR="00050798" w:rsidRPr="000F4D1B" w:rsidRDefault="00050798" w:rsidP="000F4D1B">
            <w:pPr>
              <w:pStyle w:val="ListParagraph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 w:rsidRPr="000F4D1B">
              <w:rPr>
                <w:rFonts w:ascii="Arial" w:hAnsi="Arial" w:cs="Arial"/>
              </w:rPr>
              <w:t xml:space="preserve">Monday you would select Friday </w:t>
            </w:r>
          </w:p>
          <w:p w14:paraId="1165AF7E" w14:textId="23E77EC7" w:rsidR="00050798" w:rsidRPr="000F4D1B" w:rsidRDefault="00C4382A" w:rsidP="000F4D1B">
            <w:pPr>
              <w:pStyle w:val="ListParagraph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 w:rsidRPr="000F4D1B">
              <w:rPr>
                <w:rFonts w:ascii="Arial" w:hAnsi="Arial" w:cs="Arial"/>
              </w:rPr>
              <w:t xml:space="preserve">Tuesday you would </w:t>
            </w:r>
            <w:r w:rsidR="003222D8" w:rsidRPr="000F4D1B">
              <w:rPr>
                <w:rFonts w:ascii="Arial" w:hAnsi="Arial" w:cs="Arial"/>
              </w:rPr>
              <w:t xml:space="preserve">select Monday </w:t>
            </w:r>
          </w:p>
          <w:p w14:paraId="4DC090BD" w14:textId="77777777" w:rsidR="00040340" w:rsidRPr="00D84591" w:rsidRDefault="00040340" w:rsidP="00D84591">
            <w:pPr>
              <w:rPr>
                <w:rFonts w:ascii="Arial" w:hAnsi="Arial" w:cs="Arial"/>
              </w:rPr>
            </w:pPr>
          </w:p>
          <w:p w14:paraId="0D260628" w14:textId="79FC1F4B" w:rsidR="007730EC" w:rsidRPr="008E5FC8" w:rsidRDefault="007730EC" w:rsidP="007730EC">
            <w:pPr>
              <w:rPr>
                <w:rFonts w:ascii="Arial" w:hAnsi="Arial" w:cs="Arial"/>
                <w:color w:val="FF0000"/>
              </w:rPr>
            </w:pPr>
            <w:r w:rsidRPr="008E5FC8">
              <w:rPr>
                <w:rFonts w:ascii="Arial" w:hAnsi="Arial" w:cs="Arial"/>
                <w:color w:val="FF0000"/>
              </w:rPr>
              <w:t xml:space="preserve">This requirement will be detailed in </w:t>
            </w:r>
            <w:r w:rsidR="00596BFC" w:rsidRPr="008E5FC8">
              <w:rPr>
                <w:rFonts w:ascii="Arial" w:hAnsi="Arial" w:cs="Arial"/>
                <w:color w:val="FF0000"/>
              </w:rPr>
              <w:t>design based on table sizes.</w:t>
            </w:r>
          </w:p>
          <w:p w14:paraId="5300E976" w14:textId="77777777" w:rsidR="000615A8" w:rsidRPr="00CA4D96" w:rsidRDefault="000615A8" w:rsidP="00276658">
            <w:pPr>
              <w:widowControl/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0945C2" w14:textId="77777777" w:rsidR="000615A8" w:rsidRPr="00CA4D96" w:rsidRDefault="000615A8" w:rsidP="00276658">
            <w:pPr>
              <w:spacing w:line="276" w:lineRule="auto"/>
              <w:ind w:left="75" w:right="151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 xml:space="preserve">See section 4.2 </w:t>
            </w:r>
          </w:p>
        </w:tc>
      </w:tr>
      <w:tr w:rsidR="000615A8" w:rsidRPr="00CA4D96" w14:paraId="04E128CA" w14:textId="77777777" w:rsidTr="007730EC">
        <w:trPr>
          <w:trHeight w:val="588"/>
        </w:trPr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AAFF35" w14:textId="132B244D" w:rsidR="000615A8" w:rsidRPr="00CA4D96" w:rsidRDefault="007730EC" w:rsidP="007730EC">
            <w:pPr>
              <w:spacing w:line="276" w:lineRule="auto"/>
              <w:ind w:left="9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Two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1DD7E4" w14:textId="1978719B" w:rsidR="000615A8" w:rsidRPr="00CA4D96" w:rsidRDefault="000615A8" w:rsidP="00276658">
            <w:pPr>
              <w:spacing w:line="276" w:lineRule="auto"/>
              <w:ind w:left="90"/>
              <w:jc w:val="center"/>
              <w:rPr>
                <w:rFonts w:ascii="Arial" w:hAnsi="Arial" w:cs="Arial"/>
              </w:rPr>
            </w:pPr>
            <w:r w:rsidRPr="00CA4D96">
              <w:rPr>
                <w:rFonts w:ascii="Arial" w:hAnsi="Arial" w:cs="Arial"/>
              </w:rPr>
              <w:t>BR-00</w:t>
            </w:r>
            <w:r>
              <w:rPr>
                <w:rFonts w:ascii="Arial" w:hAnsi="Arial" w:cs="Arial"/>
              </w:rPr>
              <w:t>1.3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F01939" w14:textId="77777777" w:rsidR="000615A8" w:rsidRPr="00CA4D96" w:rsidRDefault="000615A8" w:rsidP="00276658">
            <w:pPr>
              <w:spacing w:line="276" w:lineRule="auto"/>
              <w:ind w:left="90"/>
              <w:jc w:val="center"/>
              <w:rPr>
                <w:rFonts w:ascii="Arial" w:hAnsi="Arial" w:cs="Arial"/>
              </w:rPr>
            </w:pPr>
            <w:r w:rsidRPr="00CA4D96">
              <w:rPr>
                <w:rFonts w:ascii="Arial" w:hAnsi="Arial" w:cs="Arial"/>
              </w:rPr>
              <w:t>High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047FEB" w14:textId="77777777" w:rsidR="000615A8" w:rsidRPr="00CA4D96" w:rsidRDefault="000615A8" w:rsidP="00276658">
            <w:pPr>
              <w:spacing w:line="276" w:lineRule="auto"/>
              <w:ind w:left="75" w:right="151"/>
              <w:jc w:val="center"/>
              <w:rPr>
                <w:rFonts w:ascii="Arial" w:hAnsi="Arial" w:cs="Arial"/>
              </w:rPr>
            </w:pPr>
            <w:r w:rsidRPr="00CA4D96">
              <w:rPr>
                <w:rFonts w:ascii="Arial" w:hAnsi="Arial" w:cs="Arial"/>
              </w:rPr>
              <w:t>Medium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2AC1689" w14:textId="3C73DEEA" w:rsidR="000615A8" w:rsidRDefault="00CE590B" w:rsidP="00276658">
            <w:pPr>
              <w:widowControl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</w:t>
            </w:r>
            <w:r w:rsidR="000615A8">
              <w:rPr>
                <w:rFonts w:ascii="Arial" w:hAnsi="Arial" w:cs="Arial"/>
              </w:rPr>
              <w:t xml:space="preserve">DDL must ingest from </w:t>
            </w:r>
            <w:r>
              <w:rPr>
                <w:rFonts w:ascii="Arial" w:hAnsi="Arial" w:cs="Arial"/>
              </w:rPr>
              <w:t xml:space="preserve">DataPhile </w:t>
            </w:r>
            <w:r w:rsidR="000615A8">
              <w:rPr>
                <w:rFonts w:ascii="Arial" w:hAnsi="Arial" w:cs="Arial"/>
              </w:rPr>
              <w:t>for approximately 1</w:t>
            </w:r>
            <w:ins w:id="140" w:author="John Steggerda" w:date="2020-04-22T21:52:00Z">
              <w:r w:rsidR="00483879">
                <w:rPr>
                  <w:rFonts w:ascii="Arial" w:hAnsi="Arial" w:cs="Arial"/>
                </w:rPr>
                <w:t>0</w:t>
              </w:r>
            </w:ins>
            <w:del w:id="141" w:author="John Steggerda" w:date="2020-04-22T21:52:00Z">
              <w:r w:rsidR="0070643C" w:rsidDel="00483879">
                <w:rPr>
                  <w:rFonts w:ascii="Arial" w:hAnsi="Arial" w:cs="Arial"/>
                </w:rPr>
                <w:delText>1</w:delText>
              </w:r>
            </w:del>
            <w:r w:rsidR="000615A8">
              <w:rPr>
                <w:rFonts w:ascii="Arial" w:hAnsi="Arial" w:cs="Arial"/>
              </w:rPr>
              <w:t xml:space="preserve"> tables with full </w:t>
            </w:r>
            <w:proofErr w:type="spellStart"/>
            <w:r w:rsidR="000615A8">
              <w:rPr>
                <w:rFonts w:ascii="Arial" w:hAnsi="Arial" w:cs="Arial"/>
              </w:rPr>
              <w:t>dataloads</w:t>
            </w:r>
            <w:proofErr w:type="spellEnd"/>
            <w:r w:rsidR="000615A8">
              <w:rPr>
                <w:rFonts w:ascii="Arial" w:hAnsi="Arial" w:cs="Arial"/>
              </w:rPr>
              <w:t xml:space="preserve"> since the table size does not warrant </w:t>
            </w:r>
            <w:proofErr w:type="gramStart"/>
            <w:r w:rsidR="000615A8">
              <w:rPr>
                <w:rFonts w:ascii="Arial" w:hAnsi="Arial" w:cs="Arial"/>
              </w:rPr>
              <w:t>delta’s</w:t>
            </w:r>
            <w:proofErr w:type="gramEnd"/>
            <w:r w:rsidR="000615A8">
              <w:rPr>
                <w:rFonts w:ascii="Arial" w:hAnsi="Arial" w:cs="Arial"/>
              </w:rPr>
              <w:t xml:space="preserve">. </w:t>
            </w:r>
          </w:p>
          <w:p w14:paraId="69A75946" w14:textId="77777777" w:rsidR="000615A8" w:rsidRPr="004B55B7" w:rsidRDefault="000615A8" w:rsidP="00507132">
            <w:pPr>
              <w:pStyle w:val="ListParagraph"/>
              <w:numPr>
                <w:ilvl w:val="0"/>
                <w:numId w:val="15"/>
              </w:numPr>
              <w:rPr>
                <w:rFonts w:ascii="Arial" w:eastAsia="Calibri" w:hAnsi="Arial" w:cs="Arial"/>
                <w:sz w:val="20"/>
                <w:szCs w:val="20"/>
              </w:rPr>
            </w:pPr>
            <w:proofErr w:type="spellStart"/>
            <w:r w:rsidRPr="004B55B7">
              <w:rPr>
                <w:rFonts w:ascii="Arial" w:eastAsia="Calibri" w:hAnsi="Arial" w:cs="Arial"/>
                <w:sz w:val="20"/>
                <w:szCs w:val="20"/>
              </w:rPr>
              <w:t>gngnco</w:t>
            </w:r>
            <w:proofErr w:type="spellEnd"/>
          </w:p>
          <w:p w14:paraId="5418AF0A" w14:textId="77777777" w:rsidR="000615A8" w:rsidRPr="004B55B7" w:rsidRDefault="000615A8" w:rsidP="00507132">
            <w:pPr>
              <w:pStyle w:val="ListParagraph"/>
              <w:numPr>
                <w:ilvl w:val="0"/>
                <w:numId w:val="15"/>
              </w:numPr>
              <w:rPr>
                <w:rFonts w:ascii="Arial" w:eastAsia="Calibri" w:hAnsi="Arial" w:cs="Arial"/>
                <w:sz w:val="20"/>
                <w:szCs w:val="20"/>
              </w:rPr>
            </w:pPr>
            <w:proofErr w:type="spellStart"/>
            <w:r w:rsidRPr="004B55B7">
              <w:rPr>
                <w:rFonts w:ascii="Arial" w:eastAsia="Calibri" w:hAnsi="Arial" w:cs="Arial"/>
                <w:sz w:val="20"/>
                <w:szCs w:val="20"/>
              </w:rPr>
              <w:t>mfclac</w:t>
            </w:r>
            <w:proofErr w:type="spellEnd"/>
          </w:p>
          <w:p w14:paraId="51FFFFF4" w14:textId="77777777" w:rsidR="000615A8" w:rsidRPr="004B55B7" w:rsidRDefault="000615A8" w:rsidP="00507132">
            <w:pPr>
              <w:pStyle w:val="ListParagraph"/>
              <w:numPr>
                <w:ilvl w:val="0"/>
                <w:numId w:val="15"/>
              </w:numPr>
              <w:rPr>
                <w:rFonts w:ascii="Arial" w:eastAsia="Calibri" w:hAnsi="Arial" w:cs="Arial"/>
                <w:sz w:val="20"/>
                <w:szCs w:val="20"/>
              </w:rPr>
            </w:pPr>
            <w:proofErr w:type="spellStart"/>
            <w:r w:rsidRPr="004B55B7">
              <w:rPr>
                <w:rFonts w:ascii="Arial" w:eastAsia="Calibri" w:hAnsi="Arial" w:cs="Arial"/>
                <w:sz w:val="20"/>
                <w:szCs w:val="20"/>
              </w:rPr>
              <w:t>mfacct</w:t>
            </w:r>
            <w:proofErr w:type="spellEnd"/>
          </w:p>
          <w:p w14:paraId="650B0E01" w14:textId="77777777" w:rsidR="000615A8" w:rsidRPr="004B55B7" w:rsidRDefault="000615A8" w:rsidP="00507132">
            <w:pPr>
              <w:pStyle w:val="ListParagraph"/>
              <w:numPr>
                <w:ilvl w:val="0"/>
                <w:numId w:val="15"/>
              </w:numPr>
              <w:rPr>
                <w:rFonts w:ascii="Arial" w:eastAsia="Calibri" w:hAnsi="Arial" w:cs="Arial"/>
                <w:sz w:val="20"/>
                <w:szCs w:val="20"/>
              </w:rPr>
            </w:pPr>
            <w:proofErr w:type="spellStart"/>
            <w:r w:rsidRPr="004B55B7">
              <w:rPr>
                <w:rFonts w:ascii="Arial" w:eastAsia="Calibri" w:hAnsi="Arial" w:cs="Arial"/>
                <w:sz w:val="20"/>
                <w:szCs w:val="20"/>
              </w:rPr>
              <w:t>mfrr</w:t>
            </w:r>
            <w:proofErr w:type="spellEnd"/>
          </w:p>
          <w:p w14:paraId="74251873" w14:textId="77777777" w:rsidR="000615A8" w:rsidRPr="004B55B7" w:rsidRDefault="000615A8" w:rsidP="00507132">
            <w:pPr>
              <w:pStyle w:val="ListParagraph"/>
              <w:numPr>
                <w:ilvl w:val="0"/>
                <w:numId w:val="15"/>
              </w:numPr>
              <w:rPr>
                <w:rFonts w:ascii="Arial" w:eastAsia="Calibri" w:hAnsi="Arial" w:cs="Arial"/>
                <w:sz w:val="20"/>
                <w:szCs w:val="20"/>
              </w:rPr>
            </w:pPr>
            <w:proofErr w:type="spellStart"/>
            <w:r w:rsidRPr="004B55B7">
              <w:rPr>
                <w:rFonts w:ascii="Arial" w:eastAsia="Calibri" w:hAnsi="Arial" w:cs="Arial"/>
                <w:sz w:val="20"/>
                <w:szCs w:val="20"/>
              </w:rPr>
              <w:t>esmgr</w:t>
            </w:r>
            <w:proofErr w:type="spellEnd"/>
          </w:p>
          <w:p w14:paraId="4E27D6AF" w14:textId="77777777" w:rsidR="000615A8" w:rsidRPr="004B55B7" w:rsidRDefault="000615A8" w:rsidP="00507132">
            <w:pPr>
              <w:pStyle w:val="ListParagraph"/>
              <w:numPr>
                <w:ilvl w:val="0"/>
                <w:numId w:val="15"/>
              </w:numPr>
              <w:rPr>
                <w:rFonts w:ascii="Arial" w:eastAsia="Calibri" w:hAnsi="Arial" w:cs="Arial"/>
                <w:sz w:val="20"/>
                <w:szCs w:val="20"/>
              </w:rPr>
            </w:pPr>
            <w:proofErr w:type="spellStart"/>
            <w:r w:rsidRPr="004B55B7">
              <w:rPr>
                <w:rFonts w:ascii="Arial" w:eastAsia="Calibri" w:hAnsi="Arial" w:cs="Arial"/>
                <w:sz w:val="20"/>
                <w:szCs w:val="20"/>
              </w:rPr>
              <w:t>acpos</w:t>
            </w:r>
            <w:proofErr w:type="spellEnd"/>
          </w:p>
          <w:p w14:paraId="65E39838" w14:textId="77777777" w:rsidR="000615A8" w:rsidRPr="004B55B7" w:rsidRDefault="000615A8" w:rsidP="00507132">
            <w:pPr>
              <w:pStyle w:val="ListParagraph"/>
              <w:numPr>
                <w:ilvl w:val="0"/>
                <w:numId w:val="15"/>
              </w:numPr>
              <w:rPr>
                <w:rFonts w:ascii="Arial" w:eastAsia="Calibri" w:hAnsi="Arial" w:cs="Arial"/>
                <w:sz w:val="20"/>
                <w:szCs w:val="20"/>
              </w:rPr>
            </w:pPr>
            <w:proofErr w:type="spellStart"/>
            <w:r w:rsidRPr="004B55B7">
              <w:rPr>
                <w:rFonts w:ascii="Arial" w:eastAsia="Calibri" w:hAnsi="Arial" w:cs="Arial"/>
                <w:sz w:val="20"/>
                <w:szCs w:val="20"/>
              </w:rPr>
              <w:t>mfclcl</w:t>
            </w:r>
            <w:proofErr w:type="spellEnd"/>
          </w:p>
          <w:p w14:paraId="67538A56" w14:textId="77777777" w:rsidR="000615A8" w:rsidRPr="004B55B7" w:rsidRDefault="000615A8" w:rsidP="00507132">
            <w:pPr>
              <w:pStyle w:val="ListParagraph"/>
              <w:numPr>
                <w:ilvl w:val="0"/>
                <w:numId w:val="15"/>
              </w:numPr>
              <w:rPr>
                <w:rFonts w:ascii="Arial" w:eastAsia="Calibri" w:hAnsi="Arial" w:cs="Arial"/>
                <w:sz w:val="20"/>
                <w:szCs w:val="20"/>
              </w:rPr>
            </w:pPr>
            <w:proofErr w:type="spellStart"/>
            <w:r w:rsidRPr="004B55B7">
              <w:rPr>
                <w:rFonts w:ascii="Arial" w:eastAsia="Calibri" w:hAnsi="Arial" w:cs="Arial"/>
                <w:sz w:val="20"/>
                <w:szCs w:val="20"/>
              </w:rPr>
              <w:t>mfsc</w:t>
            </w:r>
            <w:proofErr w:type="spellEnd"/>
          </w:p>
          <w:p w14:paraId="06F17671" w14:textId="141A9495" w:rsidR="000615A8" w:rsidRDefault="000615A8" w:rsidP="00507132">
            <w:pPr>
              <w:widowControl/>
              <w:numPr>
                <w:ilvl w:val="0"/>
                <w:numId w:val="15"/>
              </w:numPr>
              <w:spacing w:line="240" w:lineRule="auto"/>
              <w:rPr>
                <w:rFonts w:ascii="Arial" w:hAnsi="Arial" w:cs="Arial"/>
              </w:rPr>
            </w:pPr>
            <w:proofErr w:type="spellStart"/>
            <w:r w:rsidRPr="004B55B7">
              <w:rPr>
                <w:rFonts w:ascii="Arial" w:hAnsi="Arial" w:cs="Arial"/>
              </w:rPr>
              <w:t>mfbr</w:t>
            </w:r>
            <w:proofErr w:type="spellEnd"/>
          </w:p>
          <w:p w14:paraId="5AC2D4BF" w14:textId="46C5A3B0" w:rsidR="003F4E0A" w:rsidRPr="00553AD8" w:rsidRDefault="003F4E0A" w:rsidP="00507132">
            <w:pPr>
              <w:widowControl/>
              <w:numPr>
                <w:ilvl w:val="0"/>
                <w:numId w:val="15"/>
              </w:numPr>
              <w:spacing w:line="240" w:lineRule="auto"/>
              <w:rPr>
                <w:rFonts w:ascii="Arial" w:hAnsi="Arial" w:cs="Arial"/>
              </w:rPr>
            </w:pPr>
            <w:proofErr w:type="spellStart"/>
            <w:r w:rsidRPr="003F4E0A">
              <w:rPr>
                <w:rFonts w:ascii="Arial" w:hAnsi="Arial" w:cs="Arial"/>
              </w:rPr>
              <w:t>gncode</w:t>
            </w:r>
            <w:proofErr w:type="spellEnd"/>
          </w:p>
          <w:p w14:paraId="4B819D1F" w14:textId="77777777" w:rsidR="00596BFC" w:rsidRPr="007730EC" w:rsidRDefault="00596BFC" w:rsidP="00596BF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This requirement will be detailed in design based on table sizes.</w:t>
            </w:r>
          </w:p>
          <w:p w14:paraId="78599474" w14:textId="77777777" w:rsidR="000615A8" w:rsidRPr="00CA4D96" w:rsidRDefault="000615A8" w:rsidP="00276658">
            <w:pPr>
              <w:widowControl/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A12A51" w14:textId="77777777" w:rsidR="000615A8" w:rsidRPr="00CA4D96" w:rsidRDefault="000615A8" w:rsidP="00276658">
            <w:pPr>
              <w:spacing w:line="276" w:lineRule="auto"/>
              <w:ind w:left="75" w:right="151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 xml:space="preserve">See section 4.2 </w:t>
            </w:r>
          </w:p>
        </w:tc>
      </w:tr>
      <w:tr w:rsidR="000615A8" w:rsidRPr="00CA4D96" w14:paraId="093A1628" w14:textId="77777777" w:rsidTr="007730EC">
        <w:trPr>
          <w:trHeight w:val="1082"/>
        </w:trPr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838E92" w14:textId="5E94F653" w:rsidR="000615A8" w:rsidRPr="00CA4D96" w:rsidRDefault="007730EC" w:rsidP="007730EC">
            <w:pPr>
              <w:spacing w:line="276" w:lineRule="auto"/>
              <w:ind w:left="9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Two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9BF851" w14:textId="7BB2A57C" w:rsidR="000615A8" w:rsidRPr="00CA4D96" w:rsidRDefault="000615A8" w:rsidP="00917EA5">
            <w:pPr>
              <w:spacing w:line="276" w:lineRule="auto"/>
              <w:ind w:left="90"/>
              <w:rPr>
                <w:rFonts w:ascii="Arial" w:hAnsi="Arial" w:cs="Arial"/>
              </w:rPr>
            </w:pPr>
            <w:r w:rsidRPr="00CA4D96">
              <w:rPr>
                <w:rFonts w:ascii="Arial" w:hAnsi="Arial" w:cs="Arial"/>
              </w:rPr>
              <w:t>BR-002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9229CB" w14:textId="77777777" w:rsidR="000615A8" w:rsidRPr="00CA4D96" w:rsidRDefault="000615A8" w:rsidP="00917EA5">
            <w:pPr>
              <w:spacing w:line="276" w:lineRule="auto"/>
              <w:ind w:left="90"/>
              <w:jc w:val="center"/>
              <w:rPr>
                <w:rFonts w:ascii="Arial" w:hAnsi="Arial" w:cs="Arial"/>
              </w:rPr>
            </w:pPr>
            <w:r w:rsidRPr="00CA4D96">
              <w:rPr>
                <w:rFonts w:ascii="Arial" w:hAnsi="Arial" w:cs="Arial"/>
              </w:rPr>
              <w:t>High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5A3FF0" w14:textId="77777777" w:rsidR="000615A8" w:rsidRPr="00CA4D96" w:rsidRDefault="000615A8" w:rsidP="00917EA5">
            <w:pPr>
              <w:spacing w:line="276" w:lineRule="auto"/>
              <w:ind w:left="75" w:right="151"/>
              <w:jc w:val="center"/>
              <w:rPr>
                <w:rFonts w:ascii="Arial" w:hAnsi="Arial" w:cs="Arial"/>
              </w:rPr>
            </w:pPr>
            <w:r w:rsidRPr="00CA4D96">
              <w:rPr>
                <w:rFonts w:ascii="Arial" w:hAnsi="Arial" w:cs="Arial"/>
              </w:rPr>
              <w:t>Medium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5D53C94E" w14:textId="77777777" w:rsidR="000615A8" w:rsidRPr="001724DB" w:rsidRDefault="000615A8" w:rsidP="00917EA5">
            <w:pPr>
              <w:spacing w:line="276" w:lineRule="auto"/>
              <w:ind w:right="151"/>
              <w:rPr>
                <w:rFonts w:ascii="Arial" w:hAnsi="Arial" w:cs="Arial"/>
                <w:b/>
              </w:rPr>
            </w:pPr>
            <w:r w:rsidRPr="00546DDE">
              <w:rPr>
                <w:rFonts w:ascii="Arial" w:hAnsi="Arial" w:cs="Arial"/>
                <w:b/>
              </w:rPr>
              <w:t xml:space="preserve"> </w:t>
            </w:r>
            <w:r w:rsidRPr="001724DB">
              <w:rPr>
                <w:rFonts w:ascii="Arial" w:hAnsi="Arial" w:cs="Arial"/>
                <w:b/>
              </w:rPr>
              <w:t>Date Transfer Frequency:</w:t>
            </w:r>
          </w:p>
          <w:p w14:paraId="32CF6A31" w14:textId="3182E928" w:rsidR="000615A8" w:rsidRPr="00500DA2" w:rsidRDefault="000615A8" w:rsidP="00500DA2">
            <w:pPr>
              <w:spacing w:line="276" w:lineRule="auto"/>
              <w:ind w:left="75" w:right="151"/>
              <w:rPr>
                <w:rFonts w:ascii="Arial" w:hAnsi="Arial" w:cs="Arial"/>
              </w:rPr>
            </w:pPr>
            <w:r w:rsidRPr="001724DB">
              <w:rPr>
                <w:rFonts w:ascii="Arial" w:hAnsi="Arial" w:cs="Arial"/>
              </w:rPr>
              <w:t xml:space="preserve">A complete </w:t>
            </w:r>
            <w:r>
              <w:rPr>
                <w:rFonts w:ascii="Arial" w:hAnsi="Arial" w:cs="Arial"/>
              </w:rPr>
              <w:t>DataPhile</w:t>
            </w:r>
            <w:r w:rsidRPr="001724DB">
              <w:rPr>
                <w:rFonts w:ascii="Arial" w:hAnsi="Arial" w:cs="Arial"/>
              </w:rPr>
              <w:t xml:space="preserve"> table </w:t>
            </w:r>
            <w:r w:rsidR="00D46590">
              <w:rPr>
                <w:rFonts w:ascii="Arial" w:hAnsi="Arial" w:cs="Arial"/>
              </w:rPr>
              <w:t xml:space="preserve">load </w:t>
            </w:r>
            <w:r>
              <w:rPr>
                <w:rFonts w:ascii="Arial" w:hAnsi="Arial" w:cs="Arial"/>
              </w:rPr>
              <w:t xml:space="preserve">must </w:t>
            </w:r>
            <w:r w:rsidRPr="001724DB">
              <w:rPr>
                <w:rFonts w:ascii="Arial" w:hAnsi="Arial" w:cs="Arial"/>
              </w:rPr>
              <w:t xml:space="preserve">occur </w:t>
            </w:r>
            <w:r>
              <w:rPr>
                <w:rFonts w:ascii="Arial" w:hAnsi="Arial" w:cs="Arial"/>
              </w:rPr>
              <w:t xml:space="preserve">for the previous day </w:t>
            </w:r>
            <w:r w:rsidRPr="001724DB">
              <w:rPr>
                <w:rFonts w:ascii="Arial" w:hAnsi="Arial" w:cs="Arial"/>
              </w:rPr>
              <w:t xml:space="preserve">around  </w:t>
            </w:r>
            <w:r>
              <w:rPr>
                <w:rFonts w:ascii="Arial" w:hAnsi="Arial" w:cs="Arial"/>
              </w:rPr>
              <w:t>5</w:t>
            </w:r>
            <w:r w:rsidRPr="001724DB">
              <w:rPr>
                <w:rFonts w:ascii="Arial" w:hAnsi="Arial" w:cs="Arial"/>
                <w:color w:val="FF0000"/>
              </w:rPr>
              <w:t>am EST</w:t>
            </w:r>
            <w:r w:rsidRPr="001724DB">
              <w:rPr>
                <w:rFonts w:ascii="Arial" w:hAnsi="Arial" w:cs="Arial"/>
              </w:rPr>
              <w:t xml:space="preserve">. </w:t>
            </w:r>
            <w:r>
              <w:rPr>
                <w:rFonts w:ascii="Arial" w:hAnsi="Arial" w:cs="Arial"/>
              </w:rPr>
              <w:t xml:space="preserve"> </w:t>
            </w:r>
            <w:r w:rsidRPr="001724DB">
              <w:rPr>
                <w:rFonts w:ascii="Arial" w:hAnsi="Arial" w:cs="Arial"/>
              </w:rPr>
              <w:t xml:space="preserve">It’s assumed </w:t>
            </w:r>
            <w:r>
              <w:rPr>
                <w:rFonts w:ascii="Arial" w:hAnsi="Arial" w:cs="Arial"/>
              </w:rPr>
              <w:t>if the extraction process fails the table will be sent later that day when system becomes available. T</w:t>
            </w:r>
            <w:r w:rsidRPr="001724DB">
              <w:rPr>
                <w:rFonts w:ascii="Arial" w:hAnsi="Arial" w:cs="Arial"/>
              </w:rPr>
              <w:t xml:space="preserve">here is no requirement for intraday data refresh from source. </w:t>
            </w:r>
            <w:r w:rsidR="00CE590B">
              <w:rPr>
                <w:rFonts w:ascii="Arial" w:hAnsi="Arial" w:cs="Arial"/>
              </w:rPr>
              <w:t>IDDL</w:t>
            </w:r>
            <w:r>
              <w:rPr>
                <w:rFonts w:ascii="Arial" w:hAnsi="Arial" w:cs="Arial"/>
              </w:rPr>
              <w:t xml:space="preserve"> </w:t>
            </w:r>
            <w:r w:rsidRPr="001724DB">
              <w:rPr>
                <w:rFonts w:ascii="Arial" w:hAnsi="Arial" w:cs="Arial"/>
              </w:rPr>
              <w:t xml:space="preserve">needs only to </w:t>
            </w:r>
            <w:r w:rsidR="00D46590">
              <w:rPr>
                <w:rFonts w:ascii="Arial" w:hAnsi="Arial" w:cs="Arial"/>
              </w:rPr>
              <w:t>load</w:t>
            </w:r>
            <w:r w:rsidRPr="001724DB">
              <w:rPr>
                <w:rFonts w:ascii="Arial" w:hAnsi="Arial" w:cs="Arial"/>
              </w:rPr>
              <w:t xml:space="preserve"> data once a day.</w:t>
            </w:r>
            <w:r w:rsidRPr="00546DDE">
              <w:rPr>
                <w:rFonts w:ascii="Arial" w:hAnsi="Arial" w:cs="Arial"/>
              </w:rPr>
              <w:t xml:space="preserve">   </w:t>
            </w:r>
            <w:bookmarkStart w:id="142" w:name="NoNeedforInFlightTrades"/>
            <w:bookmarkEnd w:id="142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299B5D" w14:textId="2ED873A8" w:rsidR="000615A8" w:rsidRPr="00CA4D96" w:rsidRDefault="000615A8" w:rsidP="00917EA5">
            <w:pPr>
              <w:spacing w:line="276" w:lineRule="auto"/>
              <w:ind w:left="90" w:right="151"/>
              <w:rPr>
                <w:rFonts w:ascii="Arial" w:hAnsi="Arial" w:cs="Arial"/>
                <w:color w:val="000000"/>
              </w:rPr>
            </w:pPr>
          </w:p>
        </w:tc>
      </w:tr>
      <w:tr w:rsidR="000615A8" w:rsidRPr="00CA4D96" w14:paraId="2C4D746B" w14:textId="77777777" w:rsidTr="007730EC">
        <w:trPr>
          <w:trHeight w:val="588"/>
        </w:trPr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0EAB51" w14:textId="47F5577D" w:rsidR="000615A8" w:rsidRPr="00CA4D96" w:rsidRDefault="007730EC" w:rsidP="007730EC">
            <w:pPr>
              <w:spacing w:line="276" w:lineRule="auto"/>
              <w:ind w:left="9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Two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30B247" w14:textId="79242CA2" w:rsidR="000615A8" w:rsidRPr="00CA4D96" w:rsidRDefault="000615A8" w:rsidP="00276658">
            <w:pPr>
              <w:spacing w:line="276" w:lineRule="auto"/>
              <w:ind w:left="90"/>
              <w:jc w:val="center"/>
              <w:rPr>
                <w:rFonts w:ascii="Arial" w:hAnsi="Arial" w:cs="Arial"/>
              </w:rPr>
            </w:pPr>
            <w:r w:rsidRPr="00CA4D96">
              <w:rPr>
                <w:rFonts w:ascii="Arial" w:hAnsi="Arial" w:cs="Arial"/>
              </w:rPr>
              <w:t>BR-002</w:t>
            </w:r>
            <w:r w:rsidR="00D54715">
              <w:rPr>
                <w:rFonts w:ascii="Arial" w:hAnsi="Arial" w:cs="Arial"/>
              </w:rPr>
              <w:t>.1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340D55" w14:textId="77777777" w:rsidR="000615A8" w:rsidRPr="00CA4D96" w:rsidRDefault="000615A8" w:rsidP="00276658">
            <w:pPr>
              <w:spacing w:line="276" w:lineRule="auto"/>
              <w:ind w:left="90"/>
              <w:jc w:val="center"/>
              <w:rPr>
                <w:rFonts w:ascii="Arial" w:hAnsi="Arial" w:cs="Arial"/>
              </w:rPr>
            </w:pPr>
            <w:r w:rsidRPr="00CA4D96">
              <w:rPr>
                <w:rFonts w:ascii="Arial" w:hAnsi="Arial" w:cs="Arial"/>
              </w:rPr>
              <w:t>High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F050EB" w14:textId="77777777" w:rsidR="000615A8" w:rsidRPr="00CA4D96" w:rsidRDefault="000615A8" w:rsidP="00276658">
            <w:pPr>
              <w:spacing w:line="276" w:lineRule="auto"/>
              <w:ind w:left="75" w:right="151"/>
              <w:jc w:val="center"/>
              <w:rPr>
                <w:rFonts w:ascii="Arial" w:hAnsi="Arial" w:cs="Arial"/>
              </w:rPr>
            </w:pPr>
            <w:r w:rsidRPr="00CA4D96">
              <w:rPr>
                <w:rFonts w:ascii="Arial" w:hAnsi="Arial" w:cs="Arial"/>
              </w:rPr>
              <w:t>Medium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75D1572" w14:textId="36451789" w:rsidR="000615A8" w:rsidRPr="00E3725F" w:rsidRDefault="000615A8" w:rsidP="00276658">
            <w:pPr>
              <w:spacing w:line="276" w:lineRule="auto"/>
              <w:ind w:right="151"/>
              <w:rPr>
                <w:rFonts w:ascii="Arial" w:hAnsi="Arial" w:cs="Arial"/>
                <w:b/>
                <w:szCs w:val="22"/>
                <w:u w:val="single"/>
              </w:rPr>
            </w:pPr>
            <w:r w:rsidRPr="006536F0">
              <w:rPr>
                <w:rFonts w:ascii="Arial" w:hAnsi="Arial" w:cs="Arial"/>
                <w:szCs w:val="22"/>
              </w:rPr>
              <w:t xml:space="preserve"> </w:t>
            </w:r>
            <w:r w:rsidRPr="00E3725F">
              <w:rPr>
                <w:rFonts w:ascii="Arial" w:hAnsi="Arial" w:cs="Arial"/>
                <w:b/>
                <w:szCs w:val="22"/>
                <w:u w:val="single"/>
              </w:rPr>
              <w:t>Date Transfer noti</w:t>
            </w:r>
            <w:r>
              <w:rPr>
                <w:rFonts w:ascii="Arial" w:hAnsi="Arial" w:cs="Arial"/>
                <w:b/>
                <w:szCs w:val="22"/>
                <w:u w:val="single"/>
              </w:rPr>
              <w:t xml:space="preserve">fication. </w:t>
            </w:r>
            <w:r w:rsidRPr="00E3725F">
              <w:rPr>
                <w:rFonts w:ascii="Arial" w:hAnsi="Arial" w:cs="Arial"/>
                <w:b/>
                <w:szCs w:val="22"/>
                <w:u w:val="single"/>
              </w:rPr>
              <w:t xml:space="preserve"> </w:t>
            </w:r>
          </w:p>
          <w:p w14:paraId="318E423A" w14:textId="77777777" w:rsidR="000615A8" w:rsidRDefault="000615A8" w:rsidP="00276658">
            <w:pPr>
              <w:spacing w:line="276" w:lineRule="auto"/>
              <w:ind w:right="151"/>
              <w:rPr>
                <w:rFonts w:ascii="Arial" w:hAnsi="Arial" w:cs="Arial"/>
                <w:szCs w:val="22"/>
              </w:rPr>
            </w:pPr>
          </w:p>
          <w:p w14:paraId="2B08CAEB" w14:textId="77777777" w:rsidR="00033D2E" w:rsidRPr="00CD2BEC" w:rsidRDefault="000615A8" w:rsidP="00276658">
            <w:pPr>
              <w:spacing w:line="276" w:lineRule="auto"/>
              <w:ind w:right="151"/>
              <w:rPr>
                <w:ins w:id="143" w:author="John Steggerda" w:date="2020-04-16T10:40:00Z"/>
                <w:rFonts w:ascii="Arial" w:hAnsi="Arial" w:cs="Arial"/>
                <w:szCs w:val="22"/>
                <w:rPrChange w:id="144" w:author="John Steggerda" w:date="2020-04-16T10:46:00Z">
                  <w:rPr>
                    <w:ins w:id="145" w:author="John Steggerda" w:date="2020-04-16T10:40:00Z"/>
                    <w:rFonts w:ascii="Arial" w:hAnsi="Arial" w:cs="Arial"/>
                    <w:color w:val="FF0000"/>
                    <w:szCs w:val="22"/>
                  </w:rPr>
                </w:rPrChange>
              </w:rPr>
            </w:pPr>
            <w:r>
              <w:rPr>
                <w:rFonts w:ascii="Arial" w:hAnsi="Arial" w:cs="Arial"/>
                <w:szCs w:val="22"/>
              </w:rPr>
              <w:t xml:space="preserve">The  DataPhile </w:t>
            </w:r>
            <w:r w:rsidR="007730EC">
              <w:rPr>
                <w:rFonts w:ascii="Arial" w:hAnsi="Arial" w:cs="Arial"/>
                <w:szCs w:val="22"/>
              </w:rPr>
              <w:t xml:space="preserve">can notify </w:t>
            </w:r>
            <w:r w:rsidR="00CE590B" w:rsidRPr="00CD2BEC">
              <w:rPr>
                <w:rFonts w:ascii="Arial" w:hAnsi="Arial" w:cs="Arial"/>
                <w:szCs w:val="22"/>
                <w:rPrChange w:id="146" w:author="John Steggerda" w:date="2020-04-16T10:46:00Z">
                  <w:rPr>
                    <w:rFonts w:ascii="Arial" w:hAnsi="Arial" w:cs="Arial"/>
                    <w:color w:val="FF0000"/>
                    <w:szCs w:val="22"/>
                  </w:rPr>
                </w:rPrChange>
              </w:rPr>
              <w:t>IDDL</w:t>
            </w:r>
            <w:r w:rsidRPr="00CD2BEC">
              <w:rPr>
                <w:rFonts w:ascii="Arial" w:hAnsi="Arial" w:cs="Arial"/>
                <w:szCs w:val="22"/>
                <w:rPrChange w:id="147" w:author="John Steggerda" w:date="2020-04-16T10:46:00Z">
                  <w:rPr>
                    <w:rFonts w:ascii="Arial" w:hAnsi="Arial" w:cs="Arial"/>
                    <w:color w:val="FF0000"/>
                    <w:szCs w:val="22"/>
                  </w:rPr>
                </w:rPrChange>
              </w:rPr>
              <w:t xml:space="preserve"> </w:t>
            </w:r>
            <w:r w:rsidR="007730EC" w:rsidRPr="00CD2BEC">
              <w:rPr>
                <w:rFonts w:ascii="Arial" w:hAnsi="Arial" w:cs="Arial"/>
                <w:szCs w:val="22"/>
                <w:rPrChange w:id="148" w:author="John Steggerda" w:date="2020-04-16T10:46:00Z">
                  <w:rPr>
                    <w:rFonts w:ascii="Arial" w:hAnsi="Arial" w:cs="Arial"/>
                    <w:color w:val="FF0000"/>
                    <w:szCs w:val="22"/>
                  </w:rPr>
                </w:rPrChange>
              </w:rPr>
              <w:t xml:space="preserve">process </w:t>
            </w:r>
            <w:r w:rsidRPr="00CD2BEC">
              <w:rPr>
                <w:rFonts w:ascii="Arial" w:hAnsi="Arial" w:cs="Arial"/>
                <w:szCs w:val="22"/>
                <w:rPrChange w:id="149" w:author="John Steggerda" w:date="2020-04-16T10:46:00Z">
                  <w:rPr>
                    <w:rFonts w:ascii="Arial" w:hAnsi="Arial" w:cs="Arial"/>
                    <w:color w:val="FF0000"/>
                    <w:szCs w:val="22"/>
                  </w:rPr>
                </w:rPrChange>
              </w:rPr>
              <w:t xml:space="preserve">that </w:t>
            </w:r>
            <w:r w:rsidR="007730EC" w:rsidRPr="00CD2BEC">
              <w:rPr>
                <w:rFonts w:ascii="Arial" w:hAnsi="Arial" w:cs="Arial"/>
                <w:szCs w:val="22"/>
                <w:rPrChange w:id="150" w:author="John Steggerda" w:date="2020-04-16T10:46:00Z">
                  <w:rPr>
                    <w:rFonts w:ascii="Arial" w:hAnsi="Arial" w:cs="Arial"/>
                    <w:color w:val="FF0000"/>
                    <w:szCs w:val="22"/>
                  </w:rPr>
                </w:rPrChange>
              </w:rPr>
              <w:t xml:space="preserve">DataPhile is ready to be </w:t>
            </w:r>
            <w:r w:rsidR="00D46590" w:rsidRPr="00CD2BEC">
              <w:rPr>
                <w:rFonts w:ascii="Arial" w:hAnsi="Arial" w:cs="Arial"/>
                <w:szCs w:val="22"/>
                <w:rPrChange w:id="151" w:author="John Steggerda" w:date="2020-04-16T10:46:00Z">
                  <w:rPr>
                    <w:rFonts w:ascii="Arial" w:hAnsi="Arial" w:cs="Arial"/>
                    <w:color w:val="FF0000"/>
                    <w:szCs w:val="22"/>
                  </w:rPr>
                </w:rPrChange>
              </w:rPr>
              <w:t>extracted and loaded</w:t>
            </w:r>
            <w:r w:rsidR="007730EC" w:rsidRPr="00CD2BEC">
              <w:rPr>
                <w:rFonts w:ascii="Arial" w:hAnsi="Arial" w:cs="Arial"/>
                <w:szCs w:val="22"/>
                <w:rPrChange w:id="152" w:author="John Steggerda" w:date="2020-04-16T10:46:00Z">
                  <w:rPr>
                    <w:rFonts w:ascii="Arial" w:hAnsi="Arial" w:cs="Arial"/>
                    <w:color w:val="FF0000"/>
                    <w:szCs w:val="22"/>
                  </w:rPr>
                </w:rPrChange>
              </w:rPr>
              <w:t xml:space="preserve"> through the </w:t>
            </w:r>
            <w:proofErr w:type="spellStart"/>
            <w:r w:rsidR="007730EC" w:rsidRPr="00CD2BEC">
              <w:rPr>
                <w:rFonts w:ascii="Arial" w:hAnsi="Arial" w:cs="Arial"/>
                <w:szCs w:val="22"/>
                <w:rPrChange w:id="153" w:author="John Steggerda" w:date="2020-04-16T10:46:00Z">
                  <w:rPr>
                    <w:rFonts w:ascii="Arial" w:hAnsi="Arial" w:cs="Arial"/>
                    <w:color w:val="FF0000"/>
                    <w:szCs w:val="22"/>
                  </w:rPr>
                </w:rPrChange>
              </w:rPr>
              <w:t>gncode</w:t>
            </w:r>
            <w:proofErr w:type="spellEnd"/>
            <w:r w:rsidR="007730EC" w:rsidRPr="00CD2BEC">
              <w:rPr>
                <w:rFonts w:ascii="Arial" w:hAnsi="Arial" w:cs="Arial"/>
                <w:szCs w:val="22"/>
                <w:rPrChange w:id="154" w:author="John Steggerda" w:date="2020-04-16T10:46:00Z">
                  <w:rPr>
                    <w:rFonts w:ascii="Arial" w:hAnsi="Arial" w:cs="Arial"/>
                    <w:color w:val="FF0000"/>
                    <w:szCs w:val="22"/>
                  </w:rPr>
                </w:rPrChange>
              </w:rPr>
              <w:t xml:space="preserve"> table.  </w:t>
            </w:r>
          </w:p>
          <w:p w14:paraId="1798D8A4" w14:textId="77777777" w:rsidR="00033D2E" w:rsidRPr="00CD2BEC" w:rsidRDefault="00033D2E" w:rsidP="00276658">
            <w:pPr>
              <w:spacing w:line="276" w:lineRule="auto"/>
              <w:ind w:right="151"/>
              <w:rPr>
                <w:ins w:id="155" w:author="John Steggerda" w:date="2020-04-16T10:40:00Z"/>
                <w:rFonts w:ascii="Arial" w:hAnsi="Arial" w:cs="Arial"/>
                <w:szCs w:val="22"/>
                <w:rPrChange w:id="156" w:author="John Steggerda" w:date="2020-04-16T10:46:00Z">
                  <w:rPr>
                    <w:ins w:id="157" w:author="John Steggerda" w:date="2020-04-16T10:40:00Z"/>
                    <w:rFonts w:ascii="Arial" w:hAnsi="Arial" w:cs="Arial"/>
                    <w:color w:val="FF0000"/>
                    <w:szCs w:val="22"/>
                  </w:rPr>
                </w:rPrChange>
              </w:rPr>
            </w:pPr>
          </w:p>
          <w:p w14:paraId="5EA5E1D2" w14:textId="359EB7F0" w:rsidR="000615A8" w:rsidRPr="00E24001" w:rsidRDefault="000C620B" w:rsidP="00276658">
            <w:pPr>
              <w:spacing w:line="276" w:lineRule="auto"/>
              <w:ind w:right="151"/>
              <w:rPr>
                <w:rFonts w:ascii="Arial" w:hAnsi="Arial" w:cs="Arial"/>
                <w:color w:val="FF0000"/>
                <w:szCs w:val="22"/>
              </w:rPr>
            </w:pPr>
            <w:ins w:id="158" w:author="John Steggerda" w:date="2020-04-16T10:40:00Z">
              <w:r w:rsidRPr="00E24001">
                <w:rPr>
                  <w:rFonts w:ascii="Arial" w:hAnsi="Arial" w:cs="Arial"/>
                  <w:color w:val="FF0000"/>
                  <w:szCs w:val="22"/>
                </w:rPr>
                <w:t>D</w:t>
              </w:r>
              <w:r w:rsidR="00033D2E" w:rsidRPr="00E24001">
                <w:rPr>
                  <w:rFonts w:ascii="Arial" w:hAnsi="Arial" w:cs="Arial"/>
                  <w:color w:val="FF0000"/>
                  <w:szCs w:val="22"/>
                </w:rPr>
                <w:t>esign discussion : See email in appendix</w:t>
              </w:r>
            </w:ins>
          </w:p>
          <w:p w14:paraId="34F453B0" w14:textId="77777777" w:rsidR="000615A8" w:rsidRPr="00CD2BEC" w:rsidRDefault="000615A8" w:rsidP="00276658">
            <w:pPr>
              <w:spacing w:line="276" w:lineRule="auto"/>
              <w:ind w:right="151"/>
              <w:rPr>
                <w:rFonts w:ascii="Arial" w:hAnsi="Arial" w:cs="Arial"/>
                <w:szCs w:val="22"/>
                <w:rPrChange w:id="159" w:author="John Steggerda" w:date="2020-04-16T10:46:00Z">
                  <w:rPr>
                    <w:rFonts w:ascii="Arial" w:hAnsi="Arial" w:cs="Arial"/>
                    <w:color w:val="FF0000"/>
                    <w:szCs w:val="22"/>
                  </w:rPr>
                </w:rPrChange>
              </w:rPr>
            </w:pPr>
          </w:p>
          <w:p w14:paraId="540CAEB9" w14:textId="77777777" w:rsidR="000615A8" w:rsidRPr="00CA4D96" w:rsidRDefault="000615A8" w:rsidP="00D46590">
            <w:pPr>
              <w:spacing w:line="276" w:lineRule="auto"/>
              <w:ind w:right="151"/>
              <w:rPr>
                <w:rFonts w:ascii="Arial" w:hAnsi="Arial" w:cs="Arial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97D184" w14:textId="77777777" w:rsidR="000615A8" w:rsidRPr="00CA4D96" w:rsidRDefault="000615A8" w:rsidP="00276658">
            <w:pPr>
              <w:spacing w:line="276" w:lineRule="auto"/>
              <w:ind w:left="75" w:right="151"/>
              <w:rPr>
                <w:rFonts w:ascii="Arial" w:hAnsi="Arial" w:cs="Arial"/>
                <w:szCs w:val="22"/>
              </w:rPr>
            </w:pPr>
            <w:r w:rsidRPr="00CA4D96">
              <w:rPr>
                <w:rFonts w:ascii="Arial" w:hAnsi="Arial" w:cs="Arial"/>
              </w:rPr>
              <w:t>BR-002</w:t>
            </w:r>
          </w:p>
        </w:tc>
      </w:tr>
      <w:tr w:rsidR="000615A8" w:rsidRPr="00CA4D96" w14:paraId="292549C0" w14:textId="77777777" w:rsidTr="007730EC">
        <w:trPr>
          <w:trHeight w:val="588"/>
        </w:trPr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AF3014" w14:textId="2D6A10EE" w:rsidR="000615A8" w:rsidRPr="00CA4D96" w:rsidRDefault="007730EC" w:rsidP="007730EC">
            <w:pPr>
              <w:spacing w:line="276" w:lineRule="auto"/>
              <w:ind w:left="9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Two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012A1D" w14:textId="23D5BAFA" w:rsidR="000615A8" w:rsidRPr="00CA4D96" w:rsidRDefault="000615A8" w:rsidP="00917EA5">
            <w:pPr>
              <w:spacing w:line="276" w:lineRule="auto"/>
              <w:ind w:left="90"/>
              <w:jc w:val="center"/>
              <w:rPr>
                <w:rFonts w:ascii="Arial" w:hAnsi="Arial" w:cs="Arial"/>
              </w:rPr>
            </w:pPr>
            <w:r w:rsidRPr="00CA4D96">
              <w:rPr>
                <w:rFonts w:ascii="Arial" w:hAnsi="Arial" w:cs="Arial"/>
              </w:rPr>
              <w:t>BR-00</w:t>
            </w:r>
            <w:r w:rsidR="00D54715">
              <w:rPr>
                <w:rFonts w:ascii="Arial" w:hAnsi="Arial" w:cs="Arial"/>
              </w:rPr>
              <w:t>3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B97AF8" w14:textId="77777777" w:rsidR="000615A8" w:rsidRPr="00CA4D96" w:rsidRDefault="000615A8" w:rsidP="00917EA5">
            <w:pPr>
              <w:spacing w:line="276" w:lineRule="auto"/>
              <w:ind w:left="90"/>
              <w:jc w:val="center"/>
              <w:rPr>
                <w:rFonts w:ascii="Arial" w:hAnsi="Arial" w:cs="Arial"/>
              </w:rPr>
            </w:pPr>
            <w:r w:rsidRPr="00CA4D96">
              <w:rPr>
                <w:rFonts w:ascii="Arial" w:hAnsi="Arial" w:cs="Arial"/>
              </w:rPr>
              <w:t>High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AF4D3F" w14:textId="77777777" w:rsidR="000615A8" w:rsidRPr="00CA4D96" w:rsidRDefault="000615A8" w:rsidP="00917EA5">
            <w:pPr>
              <w:spacing w:line="276" w:lineRule="auto"/>
              <w:ind w:left="75" w:right="151"/>
              <w:jc w:val="center"/>
              <w:rPr>
                <w:rFonts w:ascii="Arial" w:hAnsi="Arial" w:cs="Arial"/>
              </w:rPr>
            </w:pPr>
            <w:r w:rsidRPr="00CA4D96">
              <w:rPr>
                <w:rFonts w:ascii="Arial" w:hAnsi="Arial" w:cs="Arial"/>
              </w:rPr>
              <w:t>Simple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5333127F" w14:textId="77777777" w:rsidR="000615A8" w:rsidRPr="00CA4D96" w:rsidRDefault="000615A8" w:rsidP="00917EA5">
            <w:pPr>
              <w:widowControl/>
              <w:spacing w:line="240" w:lineRule="auto"/>
              <w:rPr>
                <w:rFonts w:ascii="Arial" w:hAnsi="Arial" w:cs="Arial"/>
              </w:rPr>
            </w:pPr>
            <w:r w:rsidRPr="00CA4D96">
              <w:rPr>
                <w:rFonts w:ascii="Arial" w:hAnsi="Arial" w:cs="Arial"/>
              </w:rPr>
              <w:t>There should be a control log or registry table that maintains time when data is received</w:t>
            </w:r>
            <w:r>
              <w:rPr>
                <w:rFonts w:ascii="Arial" w:hAnsi="Arial" w:cs="Arial"/>
              </w:rPr>
              <w:t xml:space="preserve"> in IDDL</w:t>
            </w:r>
            <w:r w:rsidRPr="00CA4D96">
              <w:rPr>
                <w:rFonts w:ascii="Arial" w:hAnsi="Arial" w:cs="Arial"/>
              </w:rPr>
              <w:t>.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597D35" w14:textId="77777777" w:rsidR="000615A8" w:rsidRPr="00CA4D96" w:rsidRDefault="000615A8" w:rsidP="00917EA5">
            <w:pPr>
              <w:spacing w:line="276" w:lineRule="auto"/>
              <w:ind w:left="75" w:right="151"/>
              <w:rPr>
                <w:rFonts w:ascii="Arial" w:hAnsi="Arial" w:cs="Arial"/>
                <w:szCs w:val="22"/>
              </w:rPr>
            </w:pPr>
          </w:p>
        </w:tc>
      </w:tr>
      <w:tr w:rsidR="000615A8" w:rsidRPr="00CA4D96" w14:paraId="7BF6D50F" w14:textId="77777777" w:rsidTr="007730EC">
        <w:trPr>
          <w:trHeight w:val="588"/>
        </w:trPr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27E4D0" w14:textId="2F13F256" w:rsidR="000615A8" w:rsidRPr="00CA4D96" w:rsidRDefault="007730EC" w:rsidP="007730EC">
            <w:pPr>
              <w:spacing w:line="276" w:lineRule="auto"/>
              <w:ind w:left="9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Two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8B0905" w14:textId="27124335" w:rsidR="000615A8" w:rsidRPr="00CA4D96" w:rsidRDefault="000615A8" w:rsidP="00917EA5">
            <w:pPr>
              <w:spacing w:line="276" w:lineRule="auto"/>
              <w:ind w:left="90"/>
              <w:jc w:val="center"/>
              <w:rPr>
                <w:rFonts w:ascii="Arial" w:hAnsi="Arial" w:cs="Arial"/>
              </w:rPr>
            </w:pPr>
            <w:r w:rsidRPr="00CA4D96">
              <w:rPr>
                <w:rFonts w:ascii="Arial" w:hAnsi="Arial" w:cs="Arial"/>
              </w:rPr>
              <w:t>BR-00</w:t>
            </w:r>
            <w:r w:rsidR="00D54715">
              <w:rPr>
                <w:rFonts w:ascii="Arial" w:hAnsi="Arial" w:cs="Arial"/>
              </w:rPr>
              <w:t>4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E5B61E" w14:textId="77777777" w:rsidR="000615A8" w:rsidRPr="00CA4D96" w:rsidRDefault="000615A8" w:rsidP="00917EA5">
            <w:pPr>
              <w:spacing w:line="276" w:lineRule="auto"/>
              <w:ind w:left="90"/>
              <w:jc w:val="center"/>
              <w:rPr>
                <w:rFonts w:ascii="Arial" w:hAnsi="Arial" w:cs="Arial"/>
              </w:rPr>
            </w:pPr>
            <w:r w:rsidRPr="00CA4D96">
              <w:rPr>
                <w:rFonts w:ascii="Arial" w:hAnsi="Arial" w:cs="Arial"/>
              </w:rPr>
              <w:t>High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888AAA" w14:textId="77777777" w:rsidR="000615A8" w:rsidRPr="00CA4D96" w:rsidRDefault="000615A8" w:rsidP="00917EA5">
            <w:pPr>
              <w:spacing w:line="276" w:lineRule="auto"/>
              <w:ind w:left="75" w:right="151"/>
              <w:jc w:val="center"/>
              <w:rPr>
                <w:rFonts w:ascii="Arial" w:hAnsi="Arial" w:cs="Arial"/>
              </w:rPr>
            </w:pPr>
            <w:r w:rsidRPr="00CA4D96">
              <w:rPr>
                <w:rFonts w:ascii="Arial" w:hAnsi="Arial" w:cs="Arial"/>
              </w:rPr>
              <w:t>Medium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A3CA001" w14:textId="79639BAB" w:rsidR="000615A8" w:rsidRPr="009F12D8" w:rsidRDefault="000615A8" w:rsidP="00917EA5">
            <w:pPr>
              <w:widowControl/>
              <w:spacing w:line="240" w:lineRule="auto"/>
              <w:rPr>
                <w:rFonts w:ascii="Arial" w:hAnsi="Arial" w:cs="Arial"/>
                <w:color w:val="FF0000"/>
              </w:rPr>
            </w:pPr>
            <w:r w:rsidRPr="00CA4D96">
              <w:rPr>
                <w:rFonts w:ascii="Arial" w:hAnsi="Arial" w:cs="Arial"/>
              </w:rPr>
              <w:t xml:space="preserve">The </w:t>
            </w:r>
            <w:r w:rsidR="00CE590B">
              <w:rPr>
                <w:rFonts w:ascii="Arial" w:hAnsi="Arial" w:cs="Arial"/>
              </w:rPr>
              <w:t>IDDL</w:t>
            </w:r>
            <w:r>
              <w:rPr>
                <w:rFonts w:ascii="Arial" w:hAnsi="Arial" w:cs="Arial"/>
              </w:rPr>
              <w:t xml:space="preserve"> </w:t>
            </w:r>
            <w:r w:rsidRPr="00CA4D96">
              <w:rPr>
                <w:rFonts w:ascii="Arial" w:hAnsi="Arial" w:cs="Arial"/>
              </w:rPr>
              <w:t xml:space="preserve">must be able to ingest the data from </w:t>
            </w:r>
            <w:r>
              <w:rPr>
                <w:rFonts w:ascii="Arial" w:hAnsi="Arial" w:cs="Arial"/>
              </w:rPr>
              <w:t>DataPhile</w:t>
            </w:r>
            <w:r w:rsidRPr="00CA4D96">
              <w:rPr>
                <w:rFonts w:ascii="Arial" w:hAnsi="Arial" w:cs="Arial"/>
              </w:rPr>
              <w:t xml:space="preserve"> tables when daily refresh is completed from source with minimum delay. 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D33722" w14:textId="12ED1273" w:rsidR="000615A8" w:rsidRPr="00CA4D96" w:rsidRDefault="000615A8" w:rsidP="00917EA5">
            <w:pPr>
              <w:spacing w:line="276" w:lineRule="auto"/>
              <w:ind w:left="75" w:right="151"/>
              <w:rPr>
                <w:rFonts w:ascii="Arial" w:hAnsi="Arial" w:cs="Arial"/>
                <w:szCs w:val="22"/>
              </w:rPr>
            </w:pPr>
          </w:p>
        </w:tc>
      </w:tr>
      <w:tr w:rsidR="000615A8" w:rsidRPr="00CA4D96" w14:paraId="57866DF2" w14:textId="77777777" w:rsidTr="007730EC">
        <w:trPr>
          <w:trHeight w:val="588"/>
        </w:trPr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76CDFA" w14:textId="1BE54464" w:rsidR="000615A8" w:rsidRPr="00CA4D96" w:rsidRDefault="007730EC" w:rsidP="007730EC">
            <w:pPr>
              <w:spacing w:line="276" w:lineRule="auto"/>
              <w:ind w:left="9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Two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58AC1E" w14:textId="2A40AA6A" w:rsidR="000615A8" w:rsidRPr="00CA4D96" w:rsidRDefault="000615A8" w:rsidP="00917EA5">
            <w:pPr>
              <w:spacing w:line="276" w:lineRule="auto"/>
              <w:ind w:left="90"/>
              <w:jc w:val="center"/>
              <w:rPr>
                <w:rFonts w:ascii="Arial" w:hAnsi="Arial" w:cs="Arial"/>
              </w:rPr>
            </w:pPr>
            <w:r w:rsidRPr="00CA4D96">
              <w:rPr>
                <w:rFonts w:ascii="Arial" w:hAnsi="Arial" w:cs="Arial"/>
              </w:rPr>
              <w:t>BR-0</w:t>
            </w:r>
            <w:r>
              <w:rPr>
                <w:rFonts w:ascii="Arial" w:hAnsi="Arial" w:cs="Arial"/>
              </w:rPr>
              <w:t>0</w:t>
            </w:r>
            <w:r w:rsidR="00D54715">
              <w:rPr>
                <w:rFonts w:ascii="Arial" w:hAnsi="Arial" w:cs="Arial"/>
              </w:rPr>
              <w:t>5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CFDBA2" w14:textId="77777777" w:rsidR="000615A8" w:rsidRPr="00CA4D96" w:rsidRDefault="000615A8" w:rsidP="00917EA5">
            <w:pPr>
              <w:spacing w:line="276" w:lineRule="auto"/>
              <w:ind w:left="90"/>
              <w:jc w:val="center"/>
              <w:rPr>
                <w:rFonts w:ascii="Arial" w:hAnsi="Arial" w:cs="Arial"/>
              </w:rPr>
            </w:pPr>
            <w:r w:rsidRPr="00CA4D96">
              <w:rPr>
                <w:rFonts w:ascii="Arial" w:hAnsi="Arial" w:cs="Arial"/>
              </w:rPr>
              <w:t>High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299C6F" w14:textId="77777777" w:rsidR="000615A8" w:rsidRPr="00CA4D96" w:rsidRDefault="000615A8" w:rsidP="00917EA5">
            <w:pPr>
              <w:spacing w:line="276" w:lineRule="auto"/>
              <w:ind w:left="75" w:right="151"/>
              <w:jc w:val="center"/>
              <w:rPr>
                <w:rFonts w:ascii="Arial" w:hAnsi="Arial" w:cs="Arial"/>
              </w:rPr>
            </w:pPr>
            <w:r w:rsidRPr="00CA4D96">
              <w:rPr>
                <w:rFonts w:ascii="Arial" w:hAnsi="Arial" w:cs="Arial"/>
              </w:rPr>
              <w:t>Medium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5B632C35" w14:textId="77777777" w:rsidR="000615A8" w:rsidRPr="00CA4D96" w:rsidRDefault="000615A8" w:rsidP="00917EA5">
            <w:pPr>
              <w:spacing w:line="276" w:lineRule="auto"/>
              <w:ind w:right="151"/>
              <w:rPr>
                <w:rFonts w:ascii="Arial" w:hAnsi="Arial" w:cs="Arial"/>
                <w:b/>
                <w:szCs w:val="22"/>
              </w:rPr>
            </w:pPr>
            <w:r w:rsidRPr="00CA4D96">
              <w:rPr>
                <w:rFonts w:ascii="Arial" w:hAnsi="Arial" w:cs="Arial"/>
                <w:szCs w:val="22"/>
              </w:rPr>
              <w:t>The file process/ingestion timestamp should be available in the raw zone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A3DDF3" w14:textId="77777777" w:rsidR="000615A8" w:rsidRPr="00CA4D96" w:rsidRDefault="000615A8" w:rsidP="00917EA5">
            <w:pPr>
              <w:spacing w:line="276" w:lineRule="auto"/>
              <w:ind w:left="90" w:right="151"/>
              <w:rPr>
                <w:rFonts w:ascii="Arial" w:hAnsi="Arial" w:cs="Arial"/>
              </w:rPr>
            </w:pPr>
          </w:p>
        </w:tc>
      </w:tr>
      <w:tr w:rsidR="000615A8" w:rsidRPr="00CA4D96" w14:paraId="77C03C2C" w14:textId="77777777" w:rsidTr="007730EC">
        <w:trPr>
          <w:trHeight w:val="588"/>
        </w:trPr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335D66" w14:textId="09D50E07" w:rsidR="000615A8" w:rsidRPr="00CA4D96" w:rsidRDefault="007730EC" w:rsidP="007730EC">
            <w:pPr>
              <w:spacing w:line="276" w:lineRule="auto"/>
              <w:ind w:left="9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Two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34BF5E" w14:textId="7641A175" w:rsidR="000615A8" w:rsidRPr="00CA4D96" w:rsidRDefault="000615A8" w:rsidP="00917EA5">
            <w:pPr>
              <w:spacing w:line="276" w:lineRule="auto"/>
              <w:ind w:left="90"/>
              <w:jc w:val="center"/>
              <w:rPr>
                <w:rFonts w:ascii="Arial" w:hAnsi="Arial" w:cs="Arial"/>
              </w:rPr>
            </w:pPr>
            <w:r w:rsidRPr="00CA4D96">
              <w:rPr>
                <w:rFonts w:ascii="Arial" w:hAnsi="Arial" w:cs="Arial"/>
              </w:rPr>
              <w:t>BR-0</w:t>
            </w:r>
            <w:r>
              <w:rPr>
                <w:rFonts w:ascii="Arial" w:hAnsi="Arial" w:cs="Arial"/>
              </w:rPr>
              <w:t>0</w:t>
            </w:r>
            <w:r w:rsidR="00D54715">
              <w:rPr>
                <w:rFonts w:ascii="Arial" w:hAnsi="Arial" w:cs="Arial"/>
              </w:rPr>
              <w:t>6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9E6CEA" w14:textId="77777777" w:rsidR="000615A8" w:rsidRPr="00CA4D96" w:rsidRDefault="000615A8" w:rsidP="00917EA5">
            <w:pPr>
              <w:spacing w:line="276" w:lineRule="auto"/>
              <w:ind w:left="90"/>
              <w:jc w:val="center"/>
              <w:rPr>
                <w:rFonts w:ascii="Arial" w:hAnsi="Arial" w:cs="Arial"/>
              </w:rPr>
            </w:pPr>
            <w:r w:rsidRPr="00CA4D96">
              <w:rPr>
                <w:rFonts w:ascii="Arial" w:hAnsi="Arial" w:cs="Arial"/>
              </w:rPr>
              <w:t>High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C518D7" w14:textId="77777777" w:rsidR="000615A8" w:rsidRPr="00CA4D96" w:rsidRDefault="000615A8" w:rsidP="00917EA5">
            <w:pPr>
              <w:spacing w:line="276" w:lineRule="auto"/>
              <w:ind w:left="75" w:right="151"/>
              <w:jc w:val="center"/>
              <w:rPr>
                <w:rFonts w:ascii="Arial" w:hAnsi="Arial" w:cs="Arial"/>
              </w:rPr>
            </w:pPr>
            <w:r w:rsidRPr="00CA4D96">
              <w:rPr>
                <w:rFonts w:ascii="Arial" w:hAnsi="Arial" w:cs="Arial"/>
              </w:rPr>
              <w:t>Medium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5569CAF" w14:textId="32EF449B" w:rsidR="000615A8" w:rsidRPr="005B3B01" w:rsidRDefault="00CE590B" w:rsidP="00917EA5">
            <w:pPr>
              <w:spacing w:line="276" w:lineRule="auto"/>
              <w:ind w:right="151"/>
              <w:rPr>
                <w:rFonts w:ascii="Arial" w:hAnsi="Arial" w:cs="Arial"/>
                <w:strike/>
                <w:szCs w:val="22"/>
                <w:rPrChange w:id="160" w:author="John Steggerda" w:date="2020-04-22T21:58:00Z">
                  <w:rPr>
                    <w:rFonts w:ascii="Arial" w:hAnsi="Arial" w:cs="Arial"/>
                    <w:szCs w:val="22"/>
                  </w:rPr>
                </w:rPrChange>
              </w:rPr>
            </w:pPr>
            <w:r w:rsidRPr="005B3B01">
              <w:rPr>
                <w:rFonts w:ascii="Arial" w:hAnsi="Arial" w:cs="Arial"/>
                <w:strike/>
                <w:szCs w:val="22"/>
                <w:rPrChange w:id="161" w:author="John Steggerda" w:date="2020-04-22T21:58:00Z">
                  <w:rPr>
                    <w:rFonts w:ascii="Arial" w:hAnsi="Arial" w:cs="Arial"/>
                    <w:szCs w:val="22"/>
                  </w:rPr>
                </w:rPrChange>
              </w:rPr>
              <w:t>IDDL</w:t>
            </w:r>
            <w:r w:rsidR="000615A8" w:rsidRPr="005B3B01">
              <w:rPr>
                <w:rFonts w:ascii="Arial" w:hAnsi="Arial" w:cs="Arial"/>
                <w:strike/>
                <w:szCs w:val="22"/>
                <w:rPrChange w:id="162" w:author="John Steggerda" w:date="2020-04-22T21:58:00Z">
                  <w:rPr>
                    <w:rFonts w:ascii="Arial" w:hAnsi="Arial" w:cs="Arial"/>
                    <w:szCs w:val="22"/>
                  </w:rPr>
                </w:rPrChange>
              </w:rPr>
              <w:t xml:space="preserve"> will validate the fields in each table with its metadata file and ingestion process will fail if the columns do not match with data dictionary. </w:t>
            </w:r>
          </w:p>
          <w:p w14:paraId="16C5E8B4" w14:textId="77777777" w:rsidR="000615A8" w:rsidRPr="00CA4D96" w:rsidRDefault="000615A8" w:rsidP="00917EA5">
            <w:pPr>
              <w:spacing w:line="276" w:lineRule="auto"/>
              <w:ind w:right="151"/>
              <w:rPr>
                <w:rFonts w:ascii="Arial" w:hAnsi="Arial" w:cs="Arial"/>
                <w:szCs w:val="22"/>
              </w:rPr>
            </w:pPr>
          </w:p>
          <w:p w14:paraId="417CF012" w14:textId="2F1F8388" w:rsidR="000615A8" w:rsidRPr="00CA4D96" w:rsidRDefault="000615A8" w:rsidP="00917EA5">
            <w:pPr>
              <w:spacing w:line="276" w:lineRule="auto"/>
              <w:ind w:right="151"/>
              <w:rPr>
                <w:rFonts w:ascii="Arial" w:hAnsi="Arial" w:cs="Arial"/>
                <w:szCs w:val="22"/>
              </w:rPr>
            </w:pPr>
            <w:r w:rsidRPr="00CA4D96">
              <w:rPr>
                <w:rFonts w:ascii="Arial" w:hAnsi="Arial" w:cs="Arial"/>
                <w:szCs w:val="22"/>
              </w:rPr>
              <w:t xml:space="preserve">For any changes in file structure (i.e. adding/removing a field), business will inform </w:t>
            </w:r>
            <w:r w:rsidR="00CE590B">
              <w:rPr>
                <w:rFonts w:ascii="Arial" w:hAnsi="Arial" w:cs="Arial"/>
                <w:szCs w:val="22"/>
              </w:rPr>
              <w:t>IDDL</w:t>
            </w:r>
            <w:r>
              <w:rPr>
                <w:rFonts w:ascii="Arial" w:hAnsi="Arial" w:cs="Arial"/>
                <w:szCs w:val="22"/>
              </w:rPr>
              <w:t xml:space="preserve"> </w:t>
            </w:r>
            <w:r w:rsidRPr="00CA4D96">
              <w:rPr>
                <w:rFonts w:ascii="Arial" w:hAnsi="Arial" w:cs="Arial"/>
                <w:szCs w:val="22"/>
              </w:rPr>
              <w:t xml:space="preserve">with updated data dictionary in advance to ensure accuracy of ingested data. 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12C298" w14:textId="77777777" w:rsidR="000615A8" w:rsidRPr="00CA4D96" w:rsidRDefault="000615A8" w:rsidP="00917EA5">
            <w:pPr>
              <w:spacing w:line="276" w:lineRule="auto"/>
              <w:ind w:left="90" w:right="151"/>
              <w:rPr>
                <w:rFonts w:ascii="Arial" w:hAnsi="Arial" w:cs="Arial"/>
                <w:highlight w:val="yellow"/>
              </w:rPr>
            </w:pPr>
          </w:p>
        </w:tc>
      </w:tr>
      <w:tr w:rsidR="000615A8" w:rsidRPr="00CA4D96" w14:paraId="4737BB41" w14:textId="77777777" w:rsidTr="007730EC">
        <w:trPr>
          <w:trHeight w:val="588"/>
        </w:trPr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594D9A" w14:textId="04830FFC" w:rsidR="000615A8" w:rsidRPr="00CA4D96" w:rsidRDefault="007730EC" w:rsidP="007730EC">
            <w:pPr>
              <w:spacing w:line="276" w:lineRule="auto"/>
              <w:ind w:left="9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Two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D16709" w14:textId="664A4B29" w:rsidR="000615A8" w:rsidRPr="00CA4D96" w:rsidRDefault="000615A8" w:rsidP="00917EA5">
            <w:pPr>
              <w:spacing w:line="276" w:lineRule="auto"/>
              <w:ind w:left="90"/>
              <w:jc w:val="center"/>
              <w:rPr>
                <w:rFonts w:ascii="Arial" w:hAnsi="Arial" w:cs="Arial"/>
              </w:rPr>
            </w:pPr>
            <w:r w:rsidRPr="00CA4D96">
              <w:rPr>
                <w:rFonts w:ascii="Arial" w:hAnsi="Arial" w:cs="Arial"/>
              </w:rPr>
              <w:t>BR-0</w:t>
            </w:r>
            <w:r>
              <w:rPr>
                <w:rFonts w:ascii="Arial" w:hAnsi="Arial" w:cs="Arial"/>
              </w:rPr>
              <w:t>0</w:t>
            </w:r>
            <w:r w:rsidR="00D54715">
              <w:rPr>
                <w:rFonts w:ascii="Arial" w:hAnsi="Arial" w:cs="Arial"/>
              </w:rPr>
              <w:t>7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6A9246" w14:textId="77777777" w:rsidR="000615A8" w:rsidRPr="00CA4D96" w:rsidRDefault="000615A8" w:rsidP="00917EA5">
            <w:pPr>
              <w:spacing w:line="276" w:lineRule="auto"/>
              <w:ind w:left="90"/>
              <w:jc w:val="center"/>
              <w:rPr>
                <w:rFonts w:ascii="Arial" w:hAnsi="Arial" w:cs="Arial"/>
              </w:rPr>
            </w:pPr>
            <w:r w:rsidRPr="00CA4D96">
              <w:rPr>
                <w:rFonts w:ascii="Arial" w:hAnsi="Arial" w:cs="Arial"/>
              </w:rPr>
              <w:t>High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7A3E46" w14:textId="77777777" w:rsidR="000615A8" w:rsidRPr="00CA4D96" w:rsidRDefault="000615A8" w:rsidP="00917EA5">
            <w:pPr>
              <w:spacing w:line="276" w:lineRule="auto"/>
              <w:ind w:left="75" w:right="151"/>
              <w:jc w:val="center"/>
              <w:rPr>
                <w:rFonts w:ascii="Arial" w:hAnsi="Arial" w:cs="Arial"/>
              </w:rPr>
            </w:pPr>
            <w:r w:rsidRPr="00CA4D96">
              <w:rPr>
                <w:rFonts w:ascii="Arial" w:hAnsi="Arial" w:cs="Arial"/>
              </w:rPr>
              <w:t>Medium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63B40222" w14:textId="65318EA0" w:rsidR="000615A8" w:rsidRPr="00CA4D96" w:rsidRDefault="00CE590B" w:rsidP="00917EA5">
            <w:pPr>
              <w:spacing w:line="276" w:lineRule="auto"/>
              <w:ind w:right="151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IDDL</w:t>
            </w:r>
            <w:r w:rsidR="000615A8">
              <w:rPr>
                <w:rFonts w:ascii="Arial" w:hAnsi="Arial" w:cs="Arial"/>
                <w:szCs w:val="22"/>
              </w:rPr>
              <w:t xml:space="preserve"> should send notification to related party when the ingestion process does not start by an agreed time (TBD). 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C2B21D" w14:textId="77777777" w:rsidR="000615A8" w:rsidRPr="00CA4D96" w:rsidRDefault="000615A8" w:rsidP="00917EA5">
            <w:pPr>
              <w:spacing w:line="276" w:lineRule="auto"/>
              <w:ind w:left="90" w:right="151"/>
              <w:rPr>
                <w:rFonts w:ascii="Arial" w:hAnsi="Arial" w:cs="Arial"/>
                <w:highlight w:val="yellow"/>
              </w:rPr>
            </w:pPr>
          </w:p>
        </w:tc>
      </w:tr>
      <w:tr w:rsidR="000615A8" w:rsidRPr="00CA4D96" w14:paraId="7F61C959" w14:textId="77777777" w:rsidTr="007730EC">
        <w:trPr>
          <w:trHeight w:val="588"/>
        </w:trPr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586108" w14:textId="34D67F5F" w:rsidR="000615A8" w:rsidRPr="00CA4D96" w:rsidRDefault="007730EC" w:rsidP="007730EC">
            <w:pPr>
              <w:spacing w:line="276" w:lineRule="auto"/>
              <w:ind w:left="9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Two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1799B6" w14:textId="6977C93B" w:rsidR="000615A8" w:rsidRPr="00CA4D96" w:rsidRDefault="000615A8" w:rsidP="00917EA5">
            <w:pPr>
              <w:spacing w:line="276" w:lineRule="auto"/>
              <w:ind w:left="90"/>
              <w:jc w:val="center"/>
              <w:rPr>
                <w:rFonts w:ascii="Arial" w:hAnsi="Arial" w:cs="Arial"/>
              </w:rPr>
            </w:pPr>
            <w:r w:rsidRPr="00CA4D96">
              <w:rPr>
                <w:rFonts w:ascii="Arial" w:hAnsi="Arial" w:cs="Arial"/>
              </w:rPr>
              <w:t>BR-0</w:t>
            </w:r>
            <w:r w:rsidR="00D54715">
              <w:rPr>
                <w:rFonts w:ascii="Arial" w:hAnsi="Arial" w:cs="Arial"/>
              </w:rPr>
              <w:t>8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70A093" w14:textId="77777777" w:rsidR="000615A8" w:rsidRPr="00CA4D96" w:rsidRDefault="000615A8" w:rsidP="00917EA5">
            <w:pPr>
              <w:spacing w:line="276" w:lineRule="auto"/>
              <w:ind w:left="90"/>
              <w:jc w:val="center"/>
              <w:rPr>
                <w:rFonts w:ascii="Arial" w:hAnsi="Arial" w:cs="Arial"/>
              </w:rPr>
            </w:pPr>
            <w:r w:rsidRPr="00CA4D96">
              <w:rPr>
                <w:rFonts w:ascii="Arial" w:hAnsi="Arial" w:cs="Arial"/>
              </w:rPr>
              <w:t>High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CD0FDA" w14:textId="77777777" w:rsidR="000615A8" w:rsidRPr="00CA4D96" w:rsidRDefault="000615A8" w:rsidP="00917EA5">
            <w:pPr>
              <w:spacing w:line="276" w:lineRule="auto"/>
              <w:ind w:left="75" w:right="151"/>
              <w:jc w:val="center"/>
              <w:rPr>
                <w:rFonts w:ascii="Arial" w:hAnsi="Arial" w:cs="Arial"/>
              </w:rPr>
            </w:pPr>
            <w:r w:rsidRPr="00CA4D96">
              <w:rPr>
                <w:rFonts w:ascii="Arial" w:hAnsi="Arial" w:cs="Arial"/>
              </w:rPr>
              <w:t>Medium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8E5FFFB" w14:textId="6EB38B95" w:rsidR="000615A8" w:rsidRDefault="00CE590B" w:rsidP="00917EA5">
            <w:pPr>
              <w:spacing w:line="276" w:lineRule="auto"/>
              <w:ind w:right="151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IDDL</w:t>
            </w:r>
            <w:r w:rsidR="000615A8">
              <w:rPr>
                <w:rFonts w:ascii="Arial" w:hAnsi="Arial" w:cs="Arial"/>
                <w:szCs w:val="22"/>
              </w:rPr>
              <w:t xml:space="preserve"> should send notification to related party when the ingestion process fails, and error log is available to support team for investigation.  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99F53B" w14:textId="77777777" w:rsidR="000615A8" w:rsidRPr="00CA4D96" w:rsidRDefault="000615A8" w:rsidP="00917EA5">
            <w:pPr>
              <w:spacing w:line="276" w:lineRule="auto"/>
              <w:ind w:left="90" w:right="151"/>
              <w:rPr>
                <w:rFonts w:ascii="Arial" w:hAnsi="Arial" w:cs="Arial"/>
                <w:highlight w:val="yellow"/>
              </w:rPr>
            </w:pPr>
          </w:p>
        </w:tc>
      </w:tr>
      <w:tr w:rsidR="000615A8" w:rsidRPr="00CA4D96" w14:paraId="47929AEE" w14:textId="77777777" w:rsidTr="007730EC">
        <w:trPr>
          <w:trHeight w:val="588"/>
        </w:trPr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26F067" w14:textId="77777777" w:rsidR="000615A8" w:rsidRPr="00CA4D96" w:rsidRDefault="000615A8" w:rsidP="007730EC">
            <w:pPr>
              <w:spacing w:line="276" w:lineRule="auto"/>
              <w:ind w:left="90"/>
              <w:jc w:val="center"/>
              <w:rPr>
                <w:rFonts w:ascii="Arial" w:hAnsi="Arial" w:cs="Arial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765158" w14:textId="0023E579" w:rsidR="000615A8" w:rsidRPr="00CA4D96" w:rsidRDefault="000615A8" w:rsidP="00917EA5">
            <w:pPr>
              <w:spacing w:line="276" w:lineRule="auto"/>
              <w:ind w:left="90"/>
              <w:jc w:val="center"/>
              <w:rPr>
                <w:rFonts w:ascii="Arial" w:hAnsi="Arial" w:cs="Arial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1B7A1C" w14:textId="77777777" w:rsidR="000615A8" w:rsidRPr="00CA4D96" w:rsidRDefault="000615A8" w:rsidP="00917EA5">
            <w:pPr>
              <w:spacing w:line="276" w:lineRule="auto"/>
              <w:ind w:left="90"/>
              <w:jc w:val="center"/>
              <w:rPr>
                <w:rFonts w:ascii="Arial" w:hAnsi="Arial" w:cs="Arial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282F2E" w14:textId="77777777" w:rsidR="000615A8" w:rsidRPr="00CA4D96" w:rsidRDefault="000615A8" w:rsidP="00917EA5">
            <w:pPr>
              <w:spacing w:line="276" w:lineRule="auto"/>
              <w:ind w:left="75" w:right="151"/>
              <w:jc w:val="center"/>
              <w:rPr>
                <w:rFonts w:ascii="Arial" w:hAnsi="Arial" w:cs="Arial"/>
              </w:rPr>
            </w:pP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54A6DB97" w14:textId="3B69EBE4" w:rsidR="000615A8" w:rsidRPr="009F12D8" w:rsidRDefault="000615A8" w:rsidP="00917EA5">
            <w:pPr>
              <w:spacing w:line="276" w:lineRule="auto"/>
              <w:ind w:right="151"/>
              <w:rPr>
                <w:rFonts w:ascii="Arial" w:hAnsi="Arial" w:cs="Arial"/>
                <w:color w:val="FF0000"/>
                <w:szCs w:val="22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430E91" w14:textId="77777777" w:rsidR="000615A8" w:rsidRPr="00CA4D96" w:rsidRDefault="000615A8" w:rsidP="00917EA5">
            <w:pPr>
              <w:spacing w:line="276" w:lineRule="auto"/>
              <w:ind w:left="90" w:right="151"/>
              <w:rPr>
                <w:rFonts w:ascii="Arial" w:hAnsi="Arial" w:cs="Arial"/>
                <w:highlight w:val="yellow"/>
              </w:rPr>
            </w:pPr>
          </w:p>
        </w:tc>
      </w:tr>
      <w:tr w:rsidR="000615A8" w:rsidRPr="00CA4D96" w14:paraId="1623E6D4" w14:textId="77777777" w:rsidTr="007730EC">
        <w:trPr>
          <w:trHeight w:val="588"/>
        </w:trPr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CE17CE" w14:textId="77777777" w:rsidR="000615A8" w:rsidRPr="00CA4D96" w:rsidRDefault="000615A8" w:rsidP="007730EC">
            <w:pPr>
              <w:spacing w:line="276" w:lineRule="auto"/>
              <w:ind w:left="90"/>
              <w:jc w:val="center"/>
              <w:rPr>
                <w:rFonts w:ascii="Arial" w:hAnsi="Arial" w:cs="Arial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4B62AA" w14:textId="23851D9F" w:rsidR="000615A8" w:rsidRPr="00CA4D96" w:rsidRDefault="000615A8" w:rsidP="00917EA5">
            <w:pPr>
              <w:spacing w:line="276" w:lineRule="auto"/>
              <w:ind w:left="90"/>
              <w:jc w:val="center"/>
              <w:rPr>
                <w:rFonts w:ascii="Arial" w:hAnsi="Arial" w:cs="Arial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14D9BE" w14:textId="77777777" w:rsidR="000615A8" w:rsidRPr="00CA4D96" w:rsidRDefault="000615A8" w:rsidP="00917EA5">
            <w:pPr>
              <w:spacing w:line="276" w:lineRule="auto"/>
              <w:ind w:left="90"/>
              <w:jc w:val="center"/>
              <w:rPr>
                <w:rFonts w:ascii="Arial" w:hAnsi="Arial" w:cs="Arial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F21A87" w14:textId="77777777" w:rsidR="000615A8" w:rsidRPr="00CA4D96" w:rsidRDefault="000615A8" w:rsidP="00917EA5">
            <w:pPr>
              <w:spacing w:line="276" w:lineRule="auto"/>
              <w:ind w:left="75" w:right="151"/>
              <w:jc w:val="center"/>
              <w:rPr>
                <w:rFonts w:ascii="Arial" w:hAnsi="Arial" w:cs="Arial"/>
              </w:rPr>
            </w:pP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2F071FB" w14:textId="77777777" w:rsidR="000615A8" w:rsidRDefault="000615A8" w:rsidP="00917EA5">
            <w:pPr>
              <w:spacing w:line="276" w:lineRule="auto"/>
              <w:ind w:right="151"/>
              <w:rPr>
                <w:rFonts w:ascii="Arial" w:hAnsi="Arial" w:cs="Arial"/>
                <w:szCs w:val="22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5161DB" w14:textId="77777777" w:rsidR="000615A8" w:rsidRPr="00CA4D96" w:rsidRDefault="000615A8" w:rsidP="00917EA5">
            <w:pPr>
              <w:spacing w:line="276" w:lineRule="auto"/>
              <w:ind w:left="90" w:right="151"/>
              <w:rPr>
                <w:rFonts w:ascii="Arial" w:hAnsi="Arial" w:cs="Arial"/>
                <w:highlight w:val="yellow"/>
              </w:rPr>
            </w:pPr>
          </w:p>
        </w:tc>
      </w:tr>
    </w:tbl>
    <w:p w14:paraId="51F79318" w14:textId="646D277D" w:rsidR="000F4526" w:rsidRDefault="000F4526" w:rsidP="000F4526">
      <w:pPr>
        <w:pStyle w:val="Heading1"/>
        <w:numPr>
          <w:ilvl w:val="0"/>
          <w:numId w:val="0"/>
        </w:numPr>
        <w:ind w:left="432" w:hanging="432"/>
      </w:pPr>
    </w:p>
    <w:p w14:paraId="2F00DF5A" w14:textId="76E939B2" w:rsidR="004B55B7" w:rsidRDefault="004B55B7" w:rsidP="004B55B7">
      <w:pPr>
        <w:pStyle w:val="Heading2"/>
        <w:rPr>
          <w:ins w:id="163" w:author="John Steggerda" w:date="2020-04-16T10:48:00Z"/>
        </w:rPr>
      </w:pPr>
      <w:bookmarkStart w:id="164" w:name="_Toc27638908"/>
      <w:r>
        <w:t xml:space="preserve">Dataphile table list </w:t>
      </w:r>
      <w:r w:rsidR="00D54715">
        <w:t>(section will be completed in Phase 2)</w:t>
      </w:r>
      <w:bookmarkEnd w:id="164"/>
      <w:r w:rsidR="00D54715">
        <w:t xml:space="preserve"> </w:t>
      </w:r>
    </w:p>
    <w:p w14:paraId="6C575BDF" w14:textId="02767BD9" w:rsidR="00F30306" w:rsidDel="00CF3B1C" w:rsidRDefault="00F30306">
      <w:pPr>
        <w:pStyle w:val="Heading2"/>
        <w:numPr>
          <w:ilvl w:val="0"/>
          <w:numId w:val="0"/>
        </w:numPr>
        <w:rPr>
          <w:del w:id="165" w:author="John Steggerda" w:date="2020-04-16T10:51:00Z"/>
        </w:rPr>
        <w:pPrChange w:id="166" w:author="John Steggerda" w:date="2020-04-16T10:48:00Z">
          <w:pPr>
            <w:pStyle w:val="Heading2"/>
          </w:pPr>
        </w:pPrChange>
      </w:pPr>
    </w:p>
    <w:p w14:paraId="418057E3" w14:textId="1679E104" w:rsidR="00F07A11" w:rsidDel="00CF3B1C" w:rsidRDefault="00F07A11" w:rsidP="000F4526">
      <w:pPr>
        <w:pStyle w:val="Heading1"/>
        <w:numPr>
          <w:ilvl w:val="0"/>
          <w:numId w:val="0"/>
        </w:numPr>
        <w:ind w:left="432" w:hanging="432"/>
        <w:rPr>
          <w:del w:id="167" w:author="John Steggerda" w:date="2020-04-16T10:51:00Z"/>
        </w:rPr>
      </w:pPr>
    </w:p>
    <w:tbl>
      <w:tblPr>
        <w:tblStyle w:val="GridTable4-Accent1"/>
        <w:tblW w:w="10525" w:type="dxa"/>
        <w:tblLayout w:type="fixed"/>
        <w:tblLook w:val="04A0" w:firstRow="1" w:lastRow="0" w:firstColumn="1" w:lastColumn="0" w:noHBand="0" w:noVBand="1"/>
        <w:tblPrChange w:id="168" w:author="John Steggerda" w:date="2020-04-16T10:47:00Z">
          <w:tblPr>
            <w:tblStyle w:val="GridTable4-Accent1"/>
            <w:tblW w:w="9535" w:type="dxa"/>
            <w:tblLayout w:type="fixed"/>
            <w:tblLook w:val="04A0" w:firstRow="1" w:lastRow="0" w:firstColumn="1" w:lastColumn="0" w:noHBand="0" w:noVBand="1"/>
          </w:tblPr>
        </w:tblPrChange>
      </w:tblPr>
      <w:tblGrid>
        <w:gridCol w:w="2105"/>
        <w:gridCol w:w="2105"/>
        <w:gridCol w:w="2105"/>
        <w:gridCol w:w="2105"/>
        <w:gridCol w:w="2105"/>
        <w:tblGridChange w:id="169">
          <w:tblGrid>
            <w:gridCol w:w="353"/>
            <w:gridCol w:w="990"/>
            <w:gridCol w:w="990"/>
            <w:gridCol w:w="4772"/>
            <w:gridCol w:w="3420"/>
          </w:tblGrid>
        </w:tblGridChange>
      </w:tblGrid>
      <w:tr w:rsidR="00E24001" w14:paraId="3DE5D917" w14:textId="19F89B6F" w:rsidTr="00E240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0"/>
          <w:trPrChange w:id="170" w:author="John Steggerda" w:date="2020-04-16T10:47:00Z">
            <w:trPr>
              <w:trHeight w:val="600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shd w:val="clear" w:color="auto" w:fill="C6D9F1" w:themeFill="text2" w:themeFillTint="33"/>
            <w:tcPrChange w:id="171" w:author="John Steggerda" w:date="2020-04-16T10:47:00Z">
              <w:tcPr>
                <w:tcW w:w="353" w:type="dxa"/>
                <w:shd w:val="clear" w:color="auto" w:fill="C6D9F1" w:themeFill="text2" w:themeFillTint="33"/>
              </w:tcPr>
            </w:tcPrChange>
          </w:tcPr>
          <w:p w14:paraId="187EE32E" w14:textId="77777777" w:rsidR="00E24001" w:rsidRDefault="00E24001" w:rsidP="004B55B7">
            <w:pPr>
              <w:cnfStyle w:val="101000000000" w:firstRow="1" w:lastRow="0" w:firstColumn="1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/>
              </w:rPr>
            </w:pPr>
          </w:p>
        </w:tc>
        <w:tc>
          <w:tcPr>
            <w:tcW w:w="0" w:type="dxa"/>
            <w:shd w:val="clear" w:color="auto" w:fill="C6D9F1" w:themeFill="text2" w:themeFillTint="33"/>
            <w:tcPrChange w:id="172" w:author="John Steggerda" w:date="2020-04-16T10:47:00Z">
              <w:tcPr>
                <w:tcW w:w="990" w:type="dxa"/>
                <w:shd w:val="clear" w:color="auto" w:fill="C6D9F1" w:themeFill="text2" w:themeFillTint="33"/>
              </w:tcPr>
            </w:tcPrChange>
          </w:tcPr>
          <w:p w14:paraId="078D8382" w14:textId="77777777" w:rsidR="001214C1" w:rsidRDefault="00CF3B1C" w:rsidP="004B55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173" w:author="John Steggerda" w:date="2020-04-16T10:52:00Z"/>
                <w:color w:val="000000"/>
              </w:rPr>
            </w:pPr>
            <w:ins w:id="174" w:author="John Steggerda" w:date="2020-04-16T10:51:00Z">
              <w:r>
                <w:rPr>
                  <w:b w:val="0"/>
                  <w:bCs w:val="0"/>
                  <w:color w:val="000000"/>
                </w:rPr>
                <w:t>S</w:t>
              </w:r>
            </w:ins>
            <w:ins w:id="175" w:author="John Steggerda" w:date="2020-04-16T10:47:00Z">
              <w:r w:rsidR="00E24001">
                <w:rPr>
                  <w:b w:val="0"/>
                  <w:bCs w:val="0"/>
                  <w:color w:val="000000"/>
                </w:rPr>
                <w:t>ystem</w:t>
              </w:r>
            </w:ins>
          </w:p>
          <w:p w14:paraId="7C7AF3A1" w14:textId="461AA735" w:rsidR="00E24001" w:rsidRDefault="001214C1" w:rsidP="004B55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176" w:author="John Steggerda" w:date="2020-04-16T10:47:00Z"/>
                <w:b w:val="0"/>
                <w:bCs w:val="0"/>
                <w:color w:val="000000"/>
              </w:rPr>
            </w:pPr>
            <w:ins w:id="177" w:author="John Steggerda" w:date="2020-04-16T10:52:00Z">
              <w:r>
                <w:rPr>
                  <w:b w:val="0"/>
                  <w:bCs w:val="0"/>
                  <w:color w:val="000000"/>
                </w:rPr>
                <w:t>(new)</w:t>
              </w:r>
            </w:ins>
          </w:p>
        </w:tc>
        <w:tc>
          <w:tcPr>
            <w:tcW w:w="0" w:type="dxa"/>
            <w:shd w:val="clear" w:color="auto" w:fill="C6D9F1" w:themeFill="text2" w:themeFillTint="33"/>
            <w:hideMark/>
            <w:tcPrChange w:id="178" w:author="John Steggerda" w:date="2020-04-16T10:47:00Z">
              <w:tcPr>
                <w:tcW w:w="990" w:type="dxa"/>
                <w:shd w:val="clear" w:color="auto" w:fill="C6D9F1" w:themeFill="text2" w:themeFillTint="33"/>
                <w:hideMark/>
              </w:tcPr>
            </w:tcPrChange>
          </w:tcPr>
          <w:p w14:paraId="01EAF0BE" w14:textId="65E0CF3B" w:rsidR="00E24001" w:rsidRDefault="00E24001" w:rsidP="004B55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>
              <w:rPr>
                <w:b w:val="0"/>
                <w:bCs w:val="0"/>
                <w:color w:val="000000"/>
              </w:rPr>
              <w:t>Dataphile Table Name</w:t>
            </w:r>
          </w:p>
        </w:tc>
        <w:tc>
          <w:tcPr>
            <w:tcW w:w="0" w:type="dxa"/>
            <w:shd w:val="clear" w:color="auto" w:fill="C6D9F1" w:themeFill="text2" w:themeFillTint="33"/>
            <w:hideMark/>
            <w:tcPrChange w:id="179" w:author="John Steggerda" w:date="2020-04-16T10:47:00Z">
              <w:tcPr>
                <w:tcW w:w="4772" w:type="dxa"/>
                <w:shd w:val="clear" w:color="auto" w:fill="C6D9F1" w:themeFill="text2" w:themeFillTint="33"/>
                <w:hideMark/>
              </w:tcPr>
            </w:tcPrChange>
          </w:tcPr>
          <w:p w14:paraId="1AA247E9" w14:textId="77777777" w:rsidR="00E24001" w:rsidRDefault="00E24001" w:rsidP="004B55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/>
              </w:rPr>
            </w:pPr>
            <w:r>
              <w:rPr>
                <w:b w:val="0"/>
                <w:bCs w:val="0"/>
                <w:color w:val="000000"/>
              </w:rPr>
              <w:t>description (scraped from metadata)</w:t>
            </w:r>
          </w:p>
        </w:tc>
        <w:tc>
          <w:tcPr>
            <w:tcW w:w="0" w:type="dxa"/>
            <w:shd w:val="clear" w:color="auto" w:fill="C6D9F1" w:themeFill="text2" w:themeFillTint="33"/>
            <w:hideMark/>
            <w:tcPrChange w:id="180" w:author="John Steggerda" w:date="2020-04-16T10:47:00Z">
              <w:tcPr>
                <w:tcW w:w="3420" w:type="dxa"/>
                <w:shd w:val="clear" w:color="auto" w:fill="C6D9F1" w:themeFill="text2" w:themeFillTint="33"/>
                <w:hideMark/>
              </w:tcPr>
            </w:tcPrChange>
          </w:tcPr>
          <w:p w14:paraId="5EAD6AC4" w14:textId="77777777" w:rsidR="00E24001" w:rsidRPr="004B55B7" w:rsidRDefault="00E24001" w:rsidP="004B55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auto"/>
                <w:szCs w:val="22"/>
              </w:rPr>
            </w:pPr>
            <w:r w:rsidRPr="004B55B7">
              <w:rPr>
                <w:rFonts w:ascii="Arial" w:hAnsi="Arial" w:cs="Arial"/>
                <w:b w:val="0"/>
                <w:bCs w:val="0"/>
                <w:color w:val="auto"/>
                <w:szCs w:val="22"/>
              </w:rPr>
              <w:t>Notes</w:t>
            </w:r>
          </w:p>
        </w:tc>
      </w:tr>
      <w:tr w:rsidR="00E24001" w:rsidRPr="009913E2" w14:paraId="350EFFAC" w14:textId="679A6526" w:rsidTr="00E240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0"/>
          <w:trPrChange w:id="181" w:author="John Steggerda" w:date="2020-04-16T10:47:00Z">
            <w:trPr>
              <w:trHeight w:val="1200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shd w:val="clear" w:color="auto" w:fill="auto"/>
            <w:tcPrChange w:id="182" w:author="John Steggerda" w:date="2020-04-16T10:47:00Z">
              <w:tcPr>
                <w:tcW w:w="353" w:type="dxa"/>
                <w:shd w:val="clear" w:color="auto" w:fill="auto"/>
              </w:tcPr>
            </w:tcPrChange>
          </w:tcPr>
          <w:p w14:paraId="1FA8F9BC" w14:textId="745CBFE3" w:rsidR="00E24001" w:rsidRDefault="00E24001" w:rsidP="004B55B7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0" w:type="dxa"/>
            <w:tcPrChange w:id="183" w:author="John Steggerda" w:date="2020-04-16T10:47:00Z">
              <w:tcPr>
                <w:tcW w:w="990" w:type="dxa"/>
              </w:tcPr>
            </w:tcPrChange>
          </w:tcPr>
          <w:p w14:paraId="5A862D9E" w14:textId="77777777" w:rsidR="00512B2B" w:rsidRPr="00512B2B" w:rsidRDefault="00512B2B" w:rsidP="00512B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84" w:author="John Steggerda" w:date="2020-04-16T10:49:00Z"/>
                <w:color w:val="000000"/>
              </w:rPr>
            </w:pPr>
            <w:ins w:id="185" w:author="John Steggerda" w:date="2020-04-16T10:49:00Z">
              <w:r w:rsidRPr="00512B2B">
                <w:rPr>
                  <w:color w:val="000000"/>
                </w:rPr>
                <w:t>MSI</w:t>
              </w:r>
            </w:ins>
          </w:p>
          <w:p w14:paraId="6890E751" w14:textId="77777777" w:rsidR="00512B2B" w:rsidRPr="00512B2B" w:rsidRDefault="00512B2B" w:rsidP="00512B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86" w:author="John Steggerda" w:date="2020-04-16T10:49:00Z"/>
                <w:color w:val="000000"/>
              </w:rPr>
            </w:pPr>
            <w:ins w:id="187" w:author="John Steggerda" w:date="2020-04-16T10:49:00Z">
              <w:r w:rsidRPr="00512B2B">
                <w:rPr>
                  <w:color w:val="000000"/>
                </w:rPr>
                <w:t>MSIS</w:t>
              </w:r>
            </w:ins>
          </w:p>
          <w:p w14:paraId="2B53B662" w14:textId="1A06F993" w:rsidR="00E24001" w:rsidRDefault="00512B2B" w:rsidP="00512B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88" w:author="John Steggerda" w:date="2020-04-16T10:47:00Z"/>
                <w:color w:val="000000"/>
              </w:rPr>
            </w:pPr>
            <w:ins w:id="189" w:author="John Steggerda" w:date="2020-04-16T10:49:00Z">
              <w:r w:rsidRPr="00512B2B">
                <w:rPr>
                  <w:color w:val="000000"/>
                </w:rPr>
                <w:t>MSII</w:t>
              </w:r>
            </w:ins>
          </w:p>
        </w:tc>
        <w:tc>
          <w:tcPr>
            <w:tcW w:w="0" w:type="dxa"/>
            <w:shd w:val="clear" w:color="auto" w:fill="auto"/>
            <w:hideMark/>
            <w:tcPrChange w:id="190" w:author="John Steggerda" w:date="2020-04-16T10:47:00Z">
              <w:tcPr>
                <w:tcW w:w="990" w:type="dxa"/>
                <w:shd w:val="clear" w:color="auto" w:fill="auto"/>
                <w:hideMark/>
              </w:tcPr>
            </w:tcPrChange>
          </w:tcPr>
          <w:p w14:paraId="35C612CF" w14:textId="58BB7A67" w:rsidR="00E24001" w:rsidRDefault="00E24001" w:rsidP="004B5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actran</w:t>
            </w:r>
            <w:proofErr w:type="spellEnd"/>
          </w:p>
        </w:tc>
        <w:tc>
          <w:tcPr>
            <w:tcW w:w="0" w:type="dxa"/>
            <w:shd w:val="clear" w:color="auto" w:fill="auto"/>
            <w:hideMark/>
            <w:tcPrChange w:id="191" w:author="John Steggerda" w:date="2020-04-16T10:47:00Z">
              <w:tcPr>
                <w:tcW w:w="4772" w:type="dxa"/>
                <w:shd w:val="clear" w:color="auto" w:fill="auto"/>
                <w:hideMark/>
              </w:tcPr>
            </w:tcPrChange>
          </w:tcPr>
          <w:p w14:paraId="5E651C1F" w14:textId="77777777" w:rsidR="00E24001" w:rsidRDefault="00E24001" w:rsidP="004B5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Brokerage Accounting Transaction File - a record is created     for each trade, cheque, journal entry, etc.  Segregation        processing does not create transactions.</w:t>
            </w:r>
          </w:p>
        </w:tc>
        <w:tc>
          <w:tcPr>
            <w:tcW w:w="0" w:type="dxa"/>
            <w:shd w:val="clear" w:color="auto" w:fill="auto"/>
            <w:hideMark/>
            <w:tcPrChange w:id="192" w:author="John Steggerda" w:date="2020-04-16T10:47:00Z">
              <w:tcPr>
                <w:tcW w:w="3420" w:type="dxa"/>
                <w:shd w:val="clear" w:color="auto" w:fill="auto"/>
                <w:hideMark/>
              </w:tcPr>
            </w:tcPrChange>
          </w:tcPr>
          <w:p w14:paraId="67F4CAA5" w14:textId="77777777" w:rsidR="00E24001" w:rsidRDefault="00E24001" w:rsidP="004B5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fact - transactions table</w:t>
            </w:r>
          </w:p>
        </w:tc>
      </w:tr>
      <w:tr w:rsidR="00E24001" w:rsidRPr="009913E2" w14:paraId="235EDED0" w14:textId="228A5B0C" w:rsidTr="00E24001">
        <w:trPr>
          <w:trHeight w:val="300"/>
          <w:trPrChange w:id="193" w:author="John Steggerda" w:date="2020-04-16T10:47:00Z">
            <w:trPr>
              <w:trHeight w:val="300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shd w:val="clear" w:color="auto" w:fill="auto"/>
            <w:tcPrChange w:id="194" w:author="John Steggerda" w:date="2020-04-16T10:47:00Z">
              <w:tcPr>
                <w:tcW w:w="353" w:type="dxa"/>
                <w:shd w:val="clear" w:color="auto" w:fill="auto"/>
              </w:tcPr>
            </w:tcPrChange>
          </w:tcPr>
          <w:p w14:paraId="6C9841DC" w14:textId="253A6B31" w:rsidR="00E24001" w:rsidRDefault="00E24001" w:rsidP="004B55B7">
            <w:pPr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0" w:type="dxa"/>
            <w:tcPrChange w:id="195" w:author="John Steggerda" w:date="2020-04-16T10:47:00Z">
              <w:tcPr>
                <w:tcW w:w="990" w:type="dxa"/>
              </w:tcPr>
            </w:tcPrChange>
          </w:tcPr>
          <w:p w14:paraId="2D0DA087" w14:textId="77777777" w:rsidR="00512B2B" w:rsidRPr="00512B2B" w:rsidRDefault="00512B2B" w:rsidP="00512B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96" w:author="John Steggerda" w:date="2020-04-16T10:49:00Z"/>
                <w:color w:val="000000"/>
              </w:rPr>
            </w:pPr>
            <w:ins w:id="197" w:author="John Steggerda" w:date="2020-04-16T10:49:00Z">
              <w:r w:rsidRPr="00512B2B">
                <w:rPr>
                  <w:color w:val="000000"/>
                </w:rPr>
                <w:t>MSI</w:t>
              </w:r>
            </w:ins>
          </w:p>
          <w:p w14:paraId="7ED42B36" w14:textId="77777777" w:rsidR="00512B2B" w:rsidRPr="00512B2B" w:rsidRDefault="00512B2B" w:rsidP="00512B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98" w:author="John Steggerda" w:date="2020-04-16T10:49:00Z"/>
                <w:color w:val="000000"/>
              </w:rPr>
            </w:pPr>
            <w:ins w:id="199" w:author="John Steggerda" w:date="2020-04-16T10:49:00Z">
              <w:r w:rsidRPr="00512B2B">
                <w:rPr>
                  <w:color w:val="000000"/>
                </w:rPr>
                <w:t>MSIS</w:t>
              </w:r>
            </w:ins>
          </w:p>
          <w:p w14:paraId="3BBE2928" w14:textId="2C8AC475" w:rsidR="00E24001" w:rsidRDefault="00512B2B" w:rsidP="00512B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00" w:author="John Steggerda" w:date="2020-04-16T10:47:00Z"/>
                <w:color w:val="000000"/>
              </w:rPr>
            </w:pPr>
            <w:ins w:id="201" w:author="John Steggerda" w:date="2020-04-16T10:49:00Z">
              <w:r w:rsidRPr="00512B2B">
                <w:rPr>
                  <w:color w:val="000000"/>
                </w:rPr>
                <w:t>MSII</w:t>
              </w:r>
            </w:ins>
          </w:p>
        </w:tc>
        <w:tc>
          <w:tcPr>
            <w:tcW w:w="0" w:type="dxa"/>
            <w:shd w:val="clear" w:color="auto" w:fill="auto"/>
            <w:hideMark/>
            <w:tcPrChange w:id="202" w:author="John Steggerda" w:date="2020-04-16T10:47:00Z">
              <w:tcPr>
                <w:tcW w:w="990" w:type="dxa"/>
                <w:shd w:val="clear" w:color="auto" w:fill="auto"/>
                <w:hideMark/>
              </w:tcPr>
            </w:tcPrChange>
          </w:tcPr>
          <w:p w14:paraId="1B733A42" w14:textId="396A3D4B" w:rsidR="00E24001" w:rsidRDefault="00E24001" w:rsidP="004B5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gngnco</w:t>
            </w:r>
            <w:proofErr w:type="spellEnd"/>
          </w:p>
        </w:tc>
        <w:tc>
          <w:tcPr>
            <w:tcW w:w="0" w:type="dxa"/>
            <w:shd w:val="clear" w:color="auto" w:fill="auto"/>
            <w:hideMark/>
            <w:tcPrChange w:id="203" w:author="John Steggerda" w:date="2020-04-16T10:47:00Z">
              <w:tcPr>
                <w:tcW w:w="4772" w:type="dxa"/>
                <w:shd w:val="clear" w:color="auto" w:fill="auto"/>
                <w:hideMark/>
              </w:tcPr>
            </w:tcPrChange>
          </w:tcPr>
          <w:p w14:paraId="36ADA346" w14:textId="78EFADC1" w:rsidR="00E24001" w:rsidRDefault="00E24001" w:rsidP="004B5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Company information master file</w:t>
            </w:r>
          </w:p>
        </w:tc>
        <w:tc>
          <w:tcPr>
            <w:tcW w:w="0" w:type="dxa"/>
            <w:shd w:val="clear" w:color="auto" w:fill="auto"/>
            <w:hideMark/>
            <w:tcPrChange w:id="204" w:author="John Steggerda" w:date="2020-04-16T10:47:00Z">
              <w:tcPr>
                <w:tcW w:w="3420" w:type="dxa"/>
                <w:shd w:val="clear" w:color="auto" w:fill="auto"/>
                <w:hideMark/>
              </w:tcPr>
            </w:tcPrChange>
          </w:tcPr>
          <w:p w14:paraId="3E5D7BB0" w14:textId="77777777" w:rsidR="00E24001" w:rsidRDefault="00E24001" w:rsidP="004B5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dim - list of companies (MSI, MSISI, MSII)</w:t>
            </w:r>
          </w:p>
        </w:tc>
      </w:tr>
      <w:tr w:rsidR="00E24001" w:rsidRPr="009913E2" w14:paraId="704FB68C" w14:textId="5170E4D2" w:rsidTr="00E240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0"/>
          <w:trPrChange w:id="205" w:author="John Steggerda" w:date="2020-04-16T10:47:00Z">
            <w:trPr>
              <w:trHeight w:val="900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shd w:val="clear" w:color="auto" w:fill="auto"/>
            <w:tcPrChange w:id="206" w:author="John Steggerda" w:date="2020-04-16T10:47:00Z">
              <w:tcPr>
                <w:tcW w:w="353" w:type="dxa"/>
                <w:shd w:val="clear" w:color="auto" w:fill="auto"/>
              </w:tcPr>
            </w:tcPrChange>
          </w:tcPr>
          <w:p w14:paraId="7387F322" w14:textId="4D2EF6DD" w:rsidR="00E24001" w:rsidRDefault="00E24001" w:rsidP="004B55B7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0" w:type="dxa"/>
            <w:tcPrChange w:id="207" w:author="John Steggerda" w:date="2020-04-16T10:47:00Z">
              <w:tcPr>
                <w:tcW w:w="990" w:type="dxa"/>
              </w:tcPr>
            </w:tcPrChange>
          </w:tcPr>
          <w:p w14:paraId="629F907F" w14:textId="77777777" w:rsidR="00512B2B" w:rsidRPr="00512B2B" w:rsidRDefault="00512B2B" w:rsidP="00512B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08" w:author="John Steggerda" w:date="2020-04-16T10:49:00Z"/>
                <w:color w:val="000000"/>
              </w:rPr>
            </w:pPr>
            <w:ins w:id="209" w:author="John Steggerda" w:date="2020-04-16T10:49:00Z">
              <w:r w:rsidRPr="00512B2B">
                <w:rPr>
                  <w:color w:val="000000"/>
                </w:rPr>
                <w:t>MSI</w:t>
              </w:r>
            </w:ins>
          </w:p>
          <w:p w14:paraId="1E7749BB" w14:textId="77777777" w:rsidR="00512B2B" w:rsidRPr="00512B2B" w:rsidRDefault="00512B2B" w:rsidP="00512B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10" w:author="John Steggerda" w:date="2020-04-16T10:49:00Z"/>
                <w:color w:val="000000"/>
              </w:rPr>
            </w:pPr>
            <w:ins w:id="211" w:author="John Steggerda" w:date="2020-04-16T10:49:00Z">
              <w:r w:rsidRPr="00512B2B">
                <w:rPr>
                  <w:color w:val="000000"/>
                </w:rPr>
                <w:t>MSIS</w:t>
              </w:r>
            </w:ins>
          </w:p>
          <w:p w14:paraId="23EE0BC0" w14:textId="61544C7F" w:rsidR="00E24001" w:rsidRDefault="00512B2B" w:rsidP="00512B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12" w:author="John Steggerda" w:date="2020-04-16T10:47:00Z"/>
                <w:color w:val="000000"/>
              </w:rPr>
            </w:pPr>
            <w:ins w:id="213" w:author="John Steggerda" w:date="2020-04-16T10:49:00Z">
              <w:r w:rsidRPr="00512B2B">
                <w:rPr>
                  <w:color w:val="000000"/>
                </w:rPr>
                <w:t>MSII</w:t>
              </w:r>
            </w:ins>
          </w:p>
        </w:tc>
        <w:tc>
          <w:tcPr>
            <w:tcW w:w="0" w:type="dxa"/>
            <w:shd w:val="clear" w:color="auto" w:fill="auto"/>
            <w:hideMark/>
            <w:tcPrChange w:id="214" w:author="John Steggerda" w:date="2020-04-16T10:47:00Z">
              <w:tcPr>
                <w:tcW w:w="990" w:type="dxa"/>
                <w:shd w:val="clear" w:color="auto" w:fill="auto"/>
                <w:hideMark/>
              </w:tcPr>
            </w:tcPrChange>
          </w:tcPr>
          <w:p w14:paraId="09969D2B" w14:textId="0BDFCDFD" w:rsidR="00E24001" w:rsidRDefault="00E24001" w:rsidP="004B5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mfclac</w:t>
            </w:r>
            <w:proofErr w:type="spellEnd"/>
          </w:p>
        </w:tc>
        <w:tc>
          <w:tcPr>
            <w:tcW w:w="0" w:type="dxa"/>
            <w:shd w:val="clear" w:color="auto" w:fill="auto"/>
            <w:hideMark/>
            <w:tcPrChange w:id="215" w:author="John Steggerda" w:date="2020-04-16T10:47:00Z">
              <w:tcPr>
                <w:tcW w:w="4772" w:type="dxa"/>
                <w:shd w:val="clear" w:color="auto" w:fill="auto"/>
                <w:hideMark/>
              </w:tcPr>
            </w:tcPrChange>
          </w:tcPr>
          <w:p w14:paraId="26429485" w14:textId="77777777" w:rsidR="00E24001" w:rsidRDefault="00E24001" w:rsidP="004B5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Client account record.  There may be several accounts for each</w:t>
            </w:r>
            <w:r>
              <w:rPr>
                <w:color w:val="000000"/>
              </w:rPr>
              <w:br/>
              <w:t>client master record (</w:t>
            </w:r>
            <w:proofErr w:type="spellStart"/>
            <w:r>
              <w:rPr>
                <w:color w:val="000000"/>
              </w:rPr>
              <w:t>mfcl</w:t>
            </w:r>
            <w:proofErr w:type="spellEnd"/>
            <w:r>
              <w:rPr>
                <w:color w:val="000000"/>
              </w:rPr>
              <w:t>)</w:t>
            </w:r>
          </w:p>
        </w:tc>
        <w:tc>
          <w:tcPr>
            <w:tcW w:w="0" w:type="dxa"/>
            <w:shd w:val="clear" w:color="auto" w:fill="auto"/>
            <w:hideMark/>
            <w:tcPrChange w:id="216" w:author="John Steggerda" w:date="2020-04-16T10:47:00Z">
              <w:tcPr>
                <w:tcW w:w="3420" w:type="dxa"/>
                <w:shd w:val="clear" w:color="auto" w:fill="auto"/>
                <w:hideMark/>
              </w:tcPr>
            </w:tcPrChange>
          </w:tcPr>
          <w:p w14:paraId="63488629" w14:textId="77777777" w:rsidR="00E24001" w:rsidRDefault="00E24001" w:rsidP="004B5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accounts table</w:t>
            </w:r>
          </w:p>
        </w:tc>
      </w:tr>
      <w:tr w:rsidR="00E24001" w:rsidRPr="009913E2" w14:paraId="0D617C00" w14:textId="5B9964EF" w:rsidTr="00E24001">
        <w:trPr>
          <w:trHeight w:val="600"/>
          <w:trPrChange w:id="217" w:author="John Steggerda" w:date="2020-04-16T10:47:00Z">
            <w:trPr>
              <w:trHeight w:val="600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shd w:val="clear" w:color="auto" w:fill="auto"/>
            <w:tcPrChange w:id="218" w:author="John Steggerda" w:date="2020-04-16T10:47:00Z">
              <w:tcPr>
                <w:tcW w:w="353" w:type="dxa"/>
                <w:shd w:val="clear" w:color="auto" w:fill="auto"/>
              </w:tcPr>
            </w:tcPrChange>
          </w:tcPr>
          <w:p w14:paraId="0166BC8B" w14:textId="1DC161BE" w:rsidR="00E24001" w:rsidRDefault="00E24001" w:rsidP="004B55B7">
            <w:pPr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0" w:type="dxa"/>
            <w:tcPrChange w:id="219" w:author="John Steggerda" w:date="2020-04-16T10:47:00Z">
              <w:tcPr>
                <w:tcW w:w="990" w:type="dxa"/>
              </w:tcPr>
            </w:tcPrChange>
          </w:tcPr>
          <w:p w14:paraId="7A077B80" w14:textId="77777777" w:rsidR="00512B2B" w:rsidRPr="00512B2B" w:rsidRDefault="00512B2B" w:rsidP="00512B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20" w:author="John Steggerda" w:date="2020-04-16T10:49:00Z"/>
                <w:color w:val="000000"/>
              </w:rPr>
            </w:pPr>
            <w:ins w:id="221" w:author="John Steggerda" w:date="2020-04-16T10:49:00Z">
              <w:r w:rsidRPr="00512B2B">
                <w:rPr>
                  <w:color w:val="000000"/>
                </w:rPr>
                <w:t>MSI</w:t>
              </w:r>
            </w:ins>
          </w:p>
          <w:p w14:paraId="0C19D5C3" w14:textId="77777777" w:rsidR="00512B2B" w:rsidRPr="00512B2B" w:rsidRDefault="00512B2B" w:rsidP="00512B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22" w:author="John Steggerda" w:date="2020-04-16T10:49:00Z"/>
                <w:color w:val="000000"/>
              </w:rPr>
            </w:pPr>
            <w:ins w:id="223" w:author="John Steggerda" w:date="2020-04-16T10:49:00Z">
              <w:r w:rsidRPr="00512B2B">
                <w:rPr>
                  <w:color w:val="000000"/>
                </w:rPr>
                <w:t>MSIS</w:t>
              </w:r>
            </w:ins>
          </w:p>
          <w:p w14:paraId="5961D3FE" w14:textId="562A61D8" w:rsidR="00E24001" w:rsidRDefault="00512B2B" w:rsidP="00512B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24" w:author="John Steggerda" w:date="2020-04-16T10:47:00Z"/>
                <w:color w:val="000000"/>
              </w:rPr>
            </w:pPr>
            <w:ins w:id="225" w:author="John Steggerda" w:date="2020-04-16T10:49:00Z">
              <w:r w:rsidRPr="00512B2B">
                <w:rPr>
                  <w:color w:val="000000"/>
                </w:rPr>
                <w:t>MSII</w:t>
              </w:r>
            </w:ins>
          </w:p>
        </w:tc>
        <w:tc>
          <w:tcPr>
            <w:tcW w:w="0" w:type="dxa"/>
            <w:shd w:val="clear" w:color="auto" w:fill="auto"/>
            <w:hideMark/>
            <w:tcPrChange w:id="226" w:author="John Steggerda" w:date="2020-04-16T10:47:00Z">
              <w:tcPr>
                <w:tcW w:w="990" w:type="dxa"/>
                <w:shd w:val="clear" w:color="auto" w:fill="auto"/>
                <w:hideMark/>
              </w:tcPr>
            </w:tcPrChange>
          </w:tcPr>
          <w:p w14:paraId="3D1B0907" w14:textId="4E9586D1" w:rsidR="00E24001" w:rsidRDefault="00E24001" w:rsidP="004B5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mfacct</w:t>
            </w:r>
            <w:proofErr w:type="spellEnd"/>
          </w:p>
        </w:tc>
        <w:tc>
          <w:tcPr>
            <w:tcW w:w="0" w:type="dxa"/>
            <w:shd w:val="clear" w:color="auto" w:fill="auto"/>
            <w:hideMark/>
            <w:tcPrChange w:id="227" w:author="John Steggerda" w:date="2020-04-16T10:47:00Z">
              <w:tcPr>
                <w:tcW w:w="4772" w:type="dxa"/>
                <w:shd w:val="clear" w:color="auto" w:fill="auto"/>
                <w:hideMark/>
              </w:tcPr>
            </w:tcPrChange>
          </w:tcPr>
          <w:p w14:paraId="25B265B5" w14:textId="77777777" w:rsidR="00E24001" w:rsidRDefault="00E24001" w:rsidP="004B5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Special Account Numbers</w:t>
            </w:r>
          </w:p>
        </w:tc>
        <w:tc>
          <w:tcPr>
            <w:tcW w:w="0" w:type="dxa"/>
            <w:shd w:val="clear" w:color="auto" w:fill="auto"/>
            <w:hideMark/>
            <w:tcPrChange w:id="228" w:author="John Steggerda" w:date="2020-04-16T10:47:00Z">
              <w:tcPr>
                <w:tcW w:w="3420" w:type="dxa"/>
                <w:shd w:val="clear" w:color="auto" w:fill="auto"/>
                <w:hideMark/>
              </w:tcPr>
            </w:tcPrChange>
          </w:tcPr>
          <w:p w14:paraId="47F49769" w14:textId="77777777" w:rsidR="00E24001" w:rsidRDefault="00E24001" w:rsidP="004B5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exclude these accounts (box accounts)</w:t>
            </w:r>
          </w:p>
        </w:tc>
      </w:tr>
      <w:tr w:rsidR="00E24001" w:rsidRPr="009913E2" w14:paraId="298B098D" w14:textId="5DC00911" w:rsidTr="00E240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trPrChange w:id="229" w:author="John Steggerda" w:date="2020-04-16T10:47:00Z">
            <w:trPr>
              <w:trHeight w:val="300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shd w:val="clear" w:color="auto" w:fill="auto"/>
            <w:tcPrChange w:id="230" w:author="John Steggerda" w:date="2020-04-16T10:47:00Z">
              <w:tcPr>
                <w:tcW w:w="353" w:type="dxa"/>
                <w:shd w:val="clear" w:color="auto" w:fill="auto"/>
              </w:tcPr>
            </w:tcPrChange>
          </w:tcPr>
          <w:p w14:paraId="23C38CF5" w14:textId="1ECF6741" w:rsidR="00E24001" w:rsidRDefault="00E24001" w:rsidP="004B55B7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0" w:type="dxa"/>
            <w:tcPrChange w:id="231" w:author="John Steggerda" w:date="2020-04-16T10:47:00Z">
              <w:tcPr>
                <w:tcW w:w="990" w:type="dxa"/>
              </w:tcPr>
            </w:tcPrChange>
          </w:tcPr>
          <w:p w14:paraId="32F88AAA" w14:textId="77777777" w:rsidR="00512B2B" w:rsidRPr="00512B2B" w:rsidRDefault="00512B2B" w:rsidP="00512B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32" w:author="John Steggerda" w:date="2020-04-16T10:49:00Z"/>
                <w:color w:val="000000"/>
              </w:rPr>
            </w:pPr>
            <w:ins w:id="233" w:author="John Steggerda" w:date="2020-04-16T10:49:00Z">
              <w:r w:rsidRPr="00512B2B">
                <w:rPr>
                  <w:color w:val="000000"/>
                </w:rPr>
                <w:t>MSI</w:t>
              </w:r>
            </w:ins>
          </w:p>
          <w:p w14:paraId="03EC6484" w14:textId="77777777" w:rsidR="00512B2B" w:rsidRPr="00512B2B" w:rsidRDefault="00512B2B" w:rsidP="00512B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34" w:author="John Steggerda" w:date="2020-04-16T10:49:00Z"/>
                <w:color w:val="000000"/>
              </w:rPr>
            </w:pPr>
            <w:ins w:id="235" w:author="John Steggerda" w:date="2020-04-16T10:49:00Z">
              <w:r w:rsidRPr="00512B2B">
                <w:rPr>
                  <w:color w:val="000000"/>
                </w:rPr>
                <w:t>MSIS</w:t>
              </w:r>
            </w:ins>
          </w:p>
          <w:p w14:paraId="73F42C4C" w14:textId="1ED8DDBE" w:rsidR="00E24001" w:rsidRDefault="00512B2B" w:rsidP="00512B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36" w:author="John Steggerda" w:date="2020-04-16T10:47:00Z"/>
                <w:color w:val="000000"/>
              </w:rPr>
            </w:pPr>
            <w:ins w:id="237" w:author="John Steggerda" w:date="2020-04-16T10:49:00Z">
              <w:r w:rsidRPr="00512B2B">
                <w:rPr>
                  <w:color w:val="000000"/>
                </w:rPr>
                <w:t>MSII</w:t>
              </w:r>
            </w:ins>
          </w:p>
        </w:tc>
        <w:tc>
          <w:tcPr>
            <w:tcW w:w="0" w:type="dxa"/>
            <w:shd w:val="clear" w:color="auto" w:fill="auto"/>
            <w:hideMark/>
            <w:tcPrChange w:id="238" w:author="John Steggerda" w:date="2020-04-16T10:47:00Z">
              <w:tcPr>
                <w:tcW w:w="990" w:type="dxa"/>
                <w:shd w:val="clear" w:color="auto" w:fill="auto"/>
                <w:hideMark/>
              </w:tcPr>
            </w:tcPrChange>
          </w:tcPr>
          <w:p w14:paraId="6FDED235" w14:textId="35CF7CD1" w:rsidR="00E24001" w:rsidRDefault="00E24001" w:rsidP="004B5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mfrr</w:t>
            </w:r>
            <w:proofErr w:type="spellEnd"/>
          </w:p>
        </w:tc>
        <w:tc>
          <w:tcPr>
            <w:tcW w:w="0" w:type="dxa"/>
            <w:shd w:val="clear" w:color="auto" w:fill="auto"/>
            <w:hideMark/>
            <w:tcPrChange w:id="239" w:author="John Steggerda" w:date="2020-04-16T10:47:00Z">
              <w:tcPr>
                <w:tcW w:w="4772" w:type="dxa"/>
                <w:shd w:val="clear" w:color="auto" w:fill="auto"/>
                <w:hideMark/>
              </w:tcPr>
            </w:tcPrChange>
          </w:tcPr>
          <w:p w14:paraId="0DDF5E55" w14:textId="77777777" w:rsidR="00E24001" w:rsidRDefault="00E24001" w:rsidP="004B5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RR Master File</w:t>
            </w:r>
          </w:p>
        </w:tc>
        <w:tc>
          <w:tcPr>
            <w:tcW w:w="0" w:type="dxa"/>
            <w:shd w:val="clear" w:color="auto" w:fill="auto"/>
            <w:hideMark/>
            <w:tcPrChange w:id="240" w:author="John Steggerda" w:date="2020-04-16T10:47:00Z">
              <w:tcPr>
                <w:tcW w:w="3420" w:type="dxa"/>
                <w:shd w:val="clear" w:color="auto" w:fill="auto"/>
                <w:hideMark/>
              </w:tcPr>
            </w:tcPrChange>
          </w:tcPr>
          <w:p w14:paraId="4D329BAD" w14:textId="77777777" w:rsidR="00E24001" w:rsidRDefault="00E24001" w:rsidP="004B5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rr</w:t>
            </w:r>
            <w:proofErr w:type="spellEnd"/>
            <w:r>
              <w:rPr>
                <w:color w:val="000000"/>
              </w:rPr>
              <w:t xml:space="preserve"> = advisor number</w:t>
            </w:r>
          </w:p>
        </w:tc>
      </w:tr>
      <w:tr w:rsidR="00E24001" w:rsidRPr="009913E2" w14:paraId="13FBB1D8" w14:textId="22D9DA71" w:rsidTr="00E24001">
        <w:trPr>
          <w:trHeight w:val="300"/>
          <w:trPrChange w:id="241" w:author="John Steggerda" w:date="2020-04-16T10:47:00Z">
            <w:trPr>
              <w:trHeight w:val="300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shd w:val="clear" w:color="auto" w:fill="auto"/>
            <w:tcPrChange w:id="242" w:author="John Steggerda" w:date="2020-04-16T10:47:00Z">
              <w:tcPr>
                <w:tcW w:w="353" w:type="dxa"/>
                <w:shd w:val="clear" w:color="auto" w:fill="auto"/>
              </w:tcPr>
            </w:tcPrChange>
          </w:tcPr>
          <w:p w14:paraId="38F2EB83" w14:textId="15B8E90E" w:rsidR="00E24001" w:rsidRDefault="00E24001" w:rsidP="004B55B7">
            <w:pPr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0" w:type="dxa"/>
            <w:tcPrChange w:id="243" w:author="John Steggerda" w:date="2020-04-16T10:47:00Z">
              <w:tcPr>
                <w:tcW w:w="990" w:type="dxa"/>
              </w:tcPr>
            </w:tcPrChange>
          </w:tcPr>
          <w:p w14:paraId="00BF87F0" w14:textId="77777777" w:rsidR="00512B2B" w:rsidRPr="00512B2B" w:rsidRDefault="00512B2B" w:rsidP="00512B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44" w:author="John Steggerda" w:date="2020-04-16T10:49:00Z"/>
                <w:color w:val="000000"/>
              </w:rPr>
            </w:pPr>
            <w:ins w:id="245" w:author="John Steggerda" w:date="2020-04-16T10:49:00Z">
              <w:r w:rsidRPr="00512B2B">
                <w:rPr>
                  <w:color w:val="000000"/>
                </w:rPr>
                <w:t>MSI</w:t>
              </w:r>
            </w:ins>
          </w:p>
          <w:p w14:paraId="4ECEA15B" w14:textId="77777777" w:rsidR="00512B2B" w:rsidRPr="00512B2B" w:rsidRDefault="00512B2B" w:rsidP="00512B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46" w:author="John Steggerda" w:date="2020-04-16T10:49:00Z"/>
                <w:color w:val="000000"/>
              </w:rPr>
            </w:pPr>
            <w:ins w:id="247" w:author="John Steggerda" w:date="2020-04-16T10:49:00Z">
              <w:r w:rsidRPr="00512B2B">
                <w:rPr>
                  <w:color w:val="000000"/>
                </w:rPr>
                <w:t>MSIS</w:t>
              </w:r>
            </w:ins>
          </w:p>
          <w:p w14:paraId="3FCE4405" w14:textId="68110F7A" w:rsidR="00E24001" w:rsidRDefault="00512B2B" w:rsidP="00512B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48" w:author="John Steggerda" w:date="2020-04-16T10:47:00Z"/>
                <w:color w:val="000000"/>
              </w:rPr>
            </w:pPr>
            <w:ins w:id="249" w:author="John Steggerda" w:date="2020-04-16T10:49:00Z">
              <w:r w:rsidRPr="00512B2B">
                <w:rPr>
                  <w:color w:val="000000"/>
                </w:rPr>
                <w:t>MSII</w:t>
              </w:r>
            </w:ins>
          </w:p>
        </w:tc>
        <w:tc>
          <w:tcPr>
            <w:tcW w:w="0" w:type="dxa"/>
            <w:shd w:val="clear" w:color="auto" w:fill="auto"/>
            <w:hideMark/>
            <w:tcPrChange w:id="250" w:author="John Steggerda" w:date="2020-04-16T10:47:00Z">
              <w:tcPr>
                <w:tcW w:w="990" w:type="dxa"/>
                <w:shd w:val="clear" w:color="auto" w:fill="auto"/>
                <w:hideMark/>
              </w:tcPr>
            </w:tcPrChange>
          </w:tcPr>
          <w:p w14:paraId="55FA278F" w14:textId="1376635B" w:rsidR="00E24001" w:rsidRDefault="00E24001" w:rsidP="004B5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esmgr</w:t>
            </w:r>
            <w:proofErr w:type="spellEnd"/>
          </w:p>
        </w:tc>
        <w:tc>
          <w:tcPr>
            <w:tcW w:w="0" w:type="dxa"/>
            <w:shd w:val="clear" w:color="auto" w:fill="auto"/>
            <w:hideMark/>
            <w:tcPrChange w:id="251" w:author="John Steggerda" w:date="2020-04-16T10:47:00Z">
              <w:tcPr>
                <w:tcW w:w="4772" w:type="dxa"/>
                <w:shd w:val="clear" w:color="auto" w:fill="auto"/>
                <w:hideMark/>
              </w:tcPr>
            </w:tcPrChange>
          </w:tcPr>
          <w:p w14:paraId="589B6730" w14:textId="4599B24B" w:rsidR="00E24001" w:rsidRDefault="00E24001" w:rsidP="004B5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Company Fund Name</w:t>
            </w:r>
          </w:p>
        </w:tc>
        <w:tc>
          <w:tcPr>
            <w:tcW w:w="0" w:type="dxa"/>
            <w:shd w:val="clear" w:color="auto" w:fill="auto"/>
            <w:hideMark/>
            <w:tcPrChange w:id="252" w:author="John Steggerda" w:date="2020-04-16T10:47:00Z">
              <w:tcPr>
                <w:tcW w:w="3420" w:type="dxa"/>
                <w:shd w:val="clear" w:color="auto" w:fill="auto"/>
                <w:hideMark/>
              </w:tcPr>
            </w:tcPrChange>
          </w:tcPr>
          <w:p w14:paraId="5CD289C2" w14:textId="77777777" w:rsidR="00E24001" w:rsidRDefault="00E24001" w:rsidP="004B5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source for Company Fund Name</w:t>
            </w:r>
          </w:p>
        </w:tc>
      </w:tr>
      <w:tr w:rsidR="00E24001" w:rsidRPr="009913E2" w14:paraId="44706D57" w14:textId="38E33297" w:rsidTr="00E240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00"/>
          <w:trPrChange w:id="253" w:author="John Steggerda" w:date="2020-04-16T10:47:00Z">
            <w:trPr>
              <w:trHeight w:val="1800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shd w:val="clear" w:color="auto" w:fill="auto"/>
            <w:tcPrChange w:id="254" w:author="John Steggerda" w:date="2020-04-16T10:47:00Z">
              <w:tcPr>
                <w:tcW w:w="353" w:type="dxa"/>
                <w:shd w:val="clear" w:color="auto" w:fill="auto"/>
              </w:tcPr>
            </w:tcPrChange>
          </w:tcPr>
          <w:p w14:paraId="293D9877" w14:textId="71D179A7" w:rsidR="00E24001" w:rsidRDefault="00E24001" w:rsidP="004B55B7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0" w:type="dxa"/>
            <w:tcPrChange w:id="255" w:author="John Steggerda" w:date="2020-04-16T10:47:00Z">
              <w:tcPr>
                <w:tcW w:w="990" w:type="dxa"/>
              </w:tcPr>
            </w:tcPrChange>
          </w:tcPr>
          <w:p w14:paraId="2C2749E5" w14:textId="77777777" w:rsidR="00965BF2" w:rsidRPr="00512B2B" w:rsidRDefault="00965BF2" w:rsidP="00965B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56" w:author="John Steggerda" w:date="2020-04-16T10:50:00Z"/>
                <w:color w:val="000000"/>
              </w:rPr>
            </w:pPr>
            <w:ins w:id="257" w:author="John Steggerda" w:date="2020-04-16T10:50:00Z">
              <w:r w:rsidRPr="00512B2B">
                <w:rPr>
                  <w:color w:val="000000"/>
                </w:rPr>
                <w:t>MSI</w:t>
              </w:r>
            </w:ins>
          </w:p>
          <w:p w14:paraId="7A4AA4F0" w14:textId="77777777" w:rsidR="00965BF2" w:rsidRPr="00512B2B" w:rsidRDefault="00965BF2" w:rsidP="00965B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58" w:author="John Steggerda" w:date="2020-04-16T10:50:00Z"/>
                <w:color w:val="000000"/>
              </w:rPr>
            </w:pPr>
            <w:ins w:id="259" w:author="John Steggerda" w:date="2020-04-16T10:50:00Z">
              <w:r w:rsidRPr="00512B2B">
                <w:rPr>
                  <w:color w:val="000000"/>
                </w:rPr>
                <w:t>MSIS</w:t>
              </w:r>
            </w:ins>
          </w:p>
          <w:p w14:paraId="3CC8E2AF" w14:textId="1CA687B9" w:rsidR="00E24001" w:rsidRDefault="00965BF2" w:rsidP="00965B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60" w:author="John Steggerda" w:date="2020-04-16T10:47:00Z"/>
                <w:color w:val="000000"/>
              </w:rPr>
            </w:pPr>
            <w:ins w:id="261" w:author="John Steggerda" w:date="2020-04-16T10:50:00Z">
              <w:r w:rsidRPr="00512B2B">
                <w:rPr>
                  <w:color w:val="000000"/>
                </w:rPr>
                <w:t>MSII</w:t>
              </w:r>
            </w:ins>
          </w:p>
        </w:tc>
        <w:tc>
          <w:tcPr>
            <w:tcW w:w="0" w:type="dxa"/>
            <w:shd w:val="clear" w:color="auto" w:fill="auto"/>
            <w:hideMark/>
            <w:tcPrChange w:id="262" w:author="John Steggerda" w:date="2020-04-16T10:47:00Z">
              <w:tcPr>
                <w:tcW w:w="990" w:type="dxa"/>
                <w:shd w:val="clear" w:color="auto" w:fill="auto"/>
                <w:hideMark/>
              </w:tcPr>
            </w:tcPrChange>
          </w:tcPr>
          <w:p w14:paraId="39E26131" w14:textId="72D6FD86" w:rsidR="00E24001" w:rsidRDefault="00E24001" w:rsidP="004B5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acpos</w:t>
            </w:r>
            <w:proofErr w:type="spellEnd"/>
          </w:p>
        </w:tc>
        <w:tc>
          <w:tcPr>
            <w:tcW w:w="0" w:type="dxa"/>
            <w:shd w:val="clear" w:color="auto" w:fill="auto"/>
            <w:hideMark/>
            <w:tcPrChange w:id="263" w:author="John Steggerda" w:date="2020-04-16T10:47:00Z">
              <w:tcPr>
                <w:tcW w:w="4772" w:type="dxa"/>
                <w:shd w:val="clear" w:color="auto" w:fill="auto"/>
                <w:hideMark/>
              </w:tcPr>
            </w:tcPrChange>
          </w:tcPr>
          <w:p w14:paraId="65782B99" w14:textId="5530D57B" w:rsidR="00E24001" w:rsidRDefault="00E24001" w:rsidP="004B5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Brokerage Accounting Position File - contains a record for      every account's security position - pending settlement,         current and fail, segregated.  Also maintains a memo position   for portfolio (</w:t>
            </w:r>
            <w:proofErr w:type="spellStart"/>
            <w:r>
              <w:rPr>
                <w:color w:val="000000"/>
              </w:rPr>
              <w:t>non accounting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postions</w:t>
            </w:r>
            <w:proofErr w:type="spellEnd"/>
            <w:r>
              <w:rPr>
                <w:color w:val="000000"/>
              </w:rPr>
              <w:t xml:space="preserve">). Note this table contains no history. </w:t>
            </w:r>
          </w:p>
        </w:tc>
        <w:tc>
          <w:tcPr>
            <w:tcW w:w="0" w:type="dxa"/>
            <w:shd w:val="clear" w:color="auto" w:fill="auto"/>
            <w:hideMark/>
            <w:tcPrChange w:id="264" w:author="John Steggerda" w:date="2020-04-16T10:47:00Z">
              <w:tcPr>
                <w:tcW w:w="3420" w:type="dxa"/>
                <w:shd w:val="clear" w:color="auto" w:fill="auto"/>
                <w:hideMark/>
              </w:tcPr>
            </w:tcPrChange>
          </w:tcPr>
          <w:p w14:paraId="5377C217" w14:textId="77777777" w:rsidR="00E24001" w:rsidRDefault="00E24001" w:rsidP="004B5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positions - used to calculate AUA</w:t>
            </w:r>
          </w:p>
          <w:p w14:paraId="4E2D8C69" w14:textId="43418C17" w:rsidR="00E24001" w:rsidRDefault="00E24001" w:rsidP="004B5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</w:p>
        </w:tc>
      </w:tr>
      <w:tr w:rsidR="00E24001" w:rsidRPr="009913E2" w14:paraId="39AE572E" w14:textId="792A911F" w:rsidTr="00E24001">
        <w:trPr>
          <w:trHeight w:val="600"/>
          <w:trPrChange w:id="265" w:author="John Steggerda" w:date="2020-04-16T10:47:00Z">
            <w:trPr>
              <w:trHeight w:val="600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shd w:val="clear" w:color="auto" w:fill="auto"/>
            <w:tcPrChange w:id="266" w:author="John Steggerda" w:date="2020-04-16T10:47:00Z">
              <w:tcPr>
                <w:tcW w:w="353" w:type="dxa"/>
                <w:shd w:val="clear" w:color="auto" w:fill="auto"/>
              </w:tcPr>
            </w:tcPrChange>
          </w:tcPr>
          <w:p w14:paraId="438A48D1" w14:textId="0C34E505" w:rsidR="00E24001" w:rsidRDefault="00E24001" w:rsidP="004B55B7">
            <w:pPr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0" w:type="dxa"/>
            <w:tcPrChange w:id="267" w:author="John Steggerda" w:date="2020-04-16T10:47:00Z">
              <w:tcPr>
                <w:tcW w:w="990" w:type="dxa"/>
              </w:tcPr>
            </w:tcPrChange>
          </w:tcPr>
          <w:p w14:paraId="3BB1737D" w14:textId="77777777" w:rsidR="00965BF2" w:rsidRPr="00512B2B" w:rsidRDefault="00965BF2" w:rsidP="00965B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68" w:author="John Steggerda" w:date="2020-04-16T10:50:00Z"/>
                <w:color w:val="000000"/>
              </w:rPr>
            </w:pPr>
            <w:ins w:id="269" w:author="John Steggerda" w:date="2020-04-16T10:50:00Z">
              <w:r w:rsidRPr="00512B2B">
                <w:rPr>
                  <w:color w:val="000000"/>
                </w:rPr>
                <w:t>MSI</w:t>
              </w:r>
            </w:ins>
          </w:p>
          <w:p w14:paraId="21A84D7E" w14:textId="77777777" w:rsidR="00965BF2" w:rsidRPr="00512B2B" w:rsidRDefault="00965BF2" w:rsidP="00965B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70" w:author="John Steggerda" w:date="2020-04-16T10:50:00Z"/>
                <w:color w:val="000000"/>
              </w:rPr>
            </w:pPr>
            <w:ins w:id="271" w:author="John Steggerda" w:date="2020-04-16T10:50:00Z">
              <w:r w:rsidRPr="00512B2B">
                <w:rPr>
                  <w:color w:val="000000"/>
                </w:rPr>
                <w:t>MSIS</w:t>
              </w:r>
            </w:ins>
          </w:p>
          <w:p w14:paraId="15C03644" w14:textId="50B18E66" w:rsidR="00E24001" w:rsidRDefault="00965BF2" w:rsidP="00965B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72" w:author="John Steggerda" w:date="2020-04-16T10:47:00Z"/>
                <w:color w:val="000000"/>
              </w:rPr>
            </w:pPr>
            <w:ins w:id="273" w:author="John Steggerda" w:date="2020-04-16T10:50:00Z">
              <w:r w:rsidRPr="00512B2B">
                <w:rPr>
                  <w:color w:val="000000"/>
                </w:rPr>
                <w:t>MSII</w:t>
              </w:r>
            </w:ins>
          </w:p>
        </w:tc>
        <w:tc>
          <w:tcPr>
            <w:tcW w:w="0" w:type="dxa"/>
            <w:shd w:val="clear" w:color="auto" w:fill="auto"/>
            <w:hideMark/>
            <w:tcPrChange w:id="274" w:author="John Steggerda" w:date="2020-04-16T10:47:00Z">
              <w:tcPr>
                <w:tcW w:w="990" w:type="dxa"/>
                <w:shd w:val="clear" w:color="auto" w:fill="auto"/>
                <w:hideMark/>
              </w:tcPr>
            </w:tcPrChange>
          </w:tcPr>
          <w:p w14:paraId="281F6A3D" w14:textId="3883076A" w:rsidR="00E24001" w:rsidRDefault="00E24001" w:rsidP="004B5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gnexch</w:t>
            </w:r>
            <w:proofErr w:type="spellEnd"/>
          </w:p>
        </w:tc>
        <w:tc>
          <w:tcPr>
            <w:tcW w:w="0" w:type="dxa"/>
            <w:shd w:val="clear" w:color="auto" w:fill="auto"/>
            <w:hideMark/>
            <w:tcPrChange w:id="275" w:author="John Steggerda" w:date="2020-04-16T10:47:00Z">
              <w:tcPr>
                <w:tcW w:w="4772" w:type="dxa"/>
                <w:shd w:val="clear" w:color="auto" w:fill="auto"/>
                <w:hideMark/>
              </w:tcPr>
            </w:tcPrChange>
          </w:tcPr>
          <w:p w14:paraId="7BA4E8F2" w14:textId="2A6C1B62" w:rsidR="00E24001" w:rsidRDefault="00E24001" w:rsidP="004B5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Exchange rates master  -- pretty primitive for now!</w:t>
            </w:r>
          </w:p>
        </w:tc>
        <w:tc>
          <w:tcPr>
            <w:tcW w:w="0" w:type="dxa"/>
            <w:shd w:val="clear" w:color="auto" w:fill="auto"/>
            <w:hideMark/>
            <w:tcPrChange w:id="276" w:author="John Steggerda" w:date="2020-04-16T10:47:00Z">
              <w:tcPr>
                <w:tcW w:w="3420" w:type="dxa"/>
                <w:shd w:val="clear" w:color="auto" w:fill="auto"/>
                <w:hideMark/>
              </w:tcPr>
            </w:tcPrChange>
          </w:tcPr>
          <w:p w14:paraId="0089988F" w14:textId="77777777" w:rsidR="00E24001" w:rsidRDefault="00E24001" w:rsidP="004B5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exchange rate used for US funds</w:t>
            </w:r>
          </w:p>
        </w:tc>
      </w:tr>
      <w:tr w:rsidR="00E24001" w:rsidRPr="009913E2" w14:paraId="3F26E2BF" w14:textId="40EC1025" w:rsidTr="00E240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trPrChange w:id="277" w:author="John Steggerda" w:date="2020-04-16T10:47:00Z">
            <w:trPr>
              <w:trHeight w:val="600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shd w:val="clear" w:color="auto" w:fill="auto"/>
            <w:tcPrChange w:id="278" w:author="John Steggerda" w:date="2020-04-16T10:47:00Z">
              <w:tcPr>
                <w:tcW w:w="353" w:type="dxa"/>
                <w:shd w:val="clear" w:color="auto" w:fill="auto"/>
              </w:tcPr>
            </w:tcPrChange>
          </w:tcPr>
          <w:p w14:paraId="60CDC6CD" w14:textId="6442B347" w:rsidR="00E24001" w:rsidRDefault="00E24001" w:rsidP="004B55B7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0" w:type="dxa"/>
            <w:tcPrChange w:id="279" w:author="John Steggerda" w:date="2020-04-16T10:47:00Z">
              <w:tcPr>
                <w:tcW w:w="990" w:type="dxa"/>
              </w:tcPr>
            </w:tcPrChange>
          </w:tcPr>
          <w:p w14:paraId="46B0BEAA" w14:textId="77777777" w:rsidR="00965BF2" w:rsidRPr="00512B2B" w:rsidRDefault="00965BF2" w:rsidP="00965B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80" w:author="John Steggerda" w:date="2020-04-16T10:50:00Z"/>
                <w:color w:val="000000"/>
              </w:rPr>
            </w:pPr>
            <w:ins w:id="281" w:author="John Steggerda" w:date="2020-04-16T10:50:00Z">
              <w:r w:rsidRPr="00512B2B">
                <w:rPr>
                  <w:color w:val="000000"/>
                </w:rPr>
                <w:t>MSI</w:t>
              </w:r>
            </w:ins>
          </w:p>
          <w:p w14:paraId="058F50E9" w14:textId="77777777" w:rsidR="00965BF2" w:rsidRPr="00512B2B" w:rsidRDefault="00965BF2" w:rsidP="00965B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82" w:author="John Steggerda" w:date="2020-04-16T10:50:00Z"/>
                <w:color w:val="000000"/>
              </w:rPr>
            </w:pPr>
            <w:ins w:id="283" w:author="John Steggerda" w:date="2020-04-16T10:50:00Z">
              <w:r w:rsidRPr="00512B2B">
                <w:rPr>
                  <w:color w:val="000000"/>
                </w:rPr>
                <w:t>MSIS</w:t>
              </w:r>
            </w:ins>
          </w:p>
          <w:p w14:paraId="47638D3A" w14:textId="661FA341" w:rsidR="00E24001" w:rsidRDefault="00965BF2" w:rsidP="00965B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84" w:author="John Steggerda" w:date="2020-04-16T10:47:00Z"/>
                <w:color w:val="000000"/>
              </w:rPr>
            </w:pPr>
            <w:ins w:id="285" w:author="John Steggerda" w:date="2020-04-16T10:50:00Z">
              <w:r w:rsidRPr="00512B2B">
                <w:rPr>
                  <w:color w:val="000000"/>
                </w:rPr>
                <w:t>MSII</w:t>
              </w:r>
            </w:ins>
          </w:p>
        </w:tc>
        <w:tc>
          <w:tcPr>
            <w:tcW w:w="0" w:type="dxa"/>
            <w:shd w:val="clear" w:color="auto" w:fill="auto"/>
            <w:hideMark/>
            <w:tcPrChange w:id="286" w:author="John Steggerda" w:date="2020-04-16T10:47:00Z">
              <w:tcPr>
                <w:tcW w:w="990" w:type="dxa"/>
                <w:shd w:val="clear" w:color="auto" w:fill="auto"/>
                <w:hideMark/>
              </w:tcPr>
            </w:tcPrChange>
          </w:tcPr>
          <w:p w14:paraId="70534026" w14:textId="050FBA1D" w:rsidR="00E24001" w:rsidRDefault="00E24001" w:rsidP="004B5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tpkptl</w:t>
            </w:r>
            <w:proofErr w:type="spellEnd"/>
          </w:p>
        </w:tc>
        <w:tc>
          <w:tcPr>
            <w:tcW w:w="0" w:type="dxa"/>
            <w:shd w:val="clear" w:color="auto" w:fill="auto"/>
            <w:hideMark/>
            <w:tcPrChange w:id="287" w:author="John Steggerda" w:date="2020-04-16T10:47:00Z">
              <w:tcPr>
                <w:tcW w:w="4772" w:type="dxa"/>
                <w:shd w:val="clear" w:color="auto" w:fill="auto"/>
                <w:hideMark/>
              </w:tcPr>
            </w:tcPrChange>
          </w:tcPr>
          <w:p w14:paraId="1C0F88DD" w14:textId="4D0B66D2" w:rsidR="00E24001" w:rsidRDefault="00E24001" w:rsidP="004B5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Keypunched trailers - one record per trailer</w:t>
            </w:r>
          </w:p>
        </w:tc>
        <w:tc>
          <w:tcPr>
            <w:tcW w:w="0" w:type="dxa"/>
            <w:shd w:val="clear" w:color="auto" w:fill="auto"/>
            <w:hideMark/>
            <w:tcPrChange w:id="288" w:author="John Steggerda" w:date="2020-04-16T10:47:00Z">
              <w:tcPr>
                <w:tcW w:w="3420" w:type="dxa"/>
                <w:shd w:val="clear" w:color="auto" w:fill="auto"/>
                <w:hideMark/>
              </w:tcPr>
            </w:tcPrChange>
          </w:tcPr>
          <w:p w14:paraId="1B0237E4" w14:textId="77777777" w:rsidR="00E24001" w:rsidRDefault="00E24001" w:rsidP="004B5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used to identify SWITCH</w:t>
            </w:r>
          </w:p>
        </w:tc>
      </w:tr>
      <w:tr w:rsidR="00E24001" w:rsidRPr="009913E2" w14:paraId="7F41586C" w14:textId="37123025" w:rsidTr="00E24001">
        <w:trPr>
          <w:trHeight w:val="600"/>
          <w:trPrChange w:id="289" w:author="John Steggerda" w:date="2020-04-16T10:47:00Z">
            <w:trPr>
              <w:trHeight w:val="600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shd w:val="clear" w:color="auto" w:fill="auto"/>
            <w:tcPrChange w:id="290" w:author="John Steggerda" w:date="2020-04-16T10:47:00Z">
              <w:tcPr>
                <w:tcW w:w="353" w:type="dxa"/>
                <w:shd w:val="clear" w:color="auto" w:fill="auto"/>
              </w:tcPr>
            </w:tcPrChange>
          </w:tcPr>
          <w:p w14:paraId="1CFD5932" w14:textId="736AA4E4" w:rsidR="00E24001" w:rsidRDefault="00E24001" w:rsidP="004B55B7">
            <w:pPr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0" w:type="dxa"/>
            <w:tcPrChange w:id="291" w:author="John Steggerda" w:date="2020-04-16T10:47:00Z">
              <w:tcPr>
                <w:tcW w:w="990" w:type="dxa"/>
              </w:tcPr>
            </w:tcPrChange>
          </w:tcPr>
          <w:p w14:paraId="3A5F117E" w14:textId="0183AB98" w:rsidR="00E24001" w:rsidRDefault="00CF3B1C" w:rsidP="004B5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92" w:author="John Steggerda" w:date="2020-04-16T10:47:00Z"/>
                <w:color w:val="000000"/>
              </w:rPr>
            </w:pPr>
            <w:ins w:id="293" w:author="John Steggerda" w:date="2020-04-16T10:51:00Z">
              <w:r>
                <w:rPr>
                  <w:color w:val="000000"/>
                </w:rPr>
                <w:t>VM</w:t>
              </w:r>
            </w:ins>
          </w:p>
        </w:tc>
        <w:tc>
          <w:tcPr>
            <w:tcW w:w="0" w:type="dxa"/>
            <w:shd w:val="clear" w:color="auto" w:fill="auto"/>
            <w:hideMark/>
            <w:tcPrChange w:id="294" w:author="John Steggerda" w:date="2020-04-16T10:47:00Z">
              <w:tcPr>
                <w:tcW w:w="990" w:type="dxa"/>
                <w:shd w:val="clear" w:color="auto" w:fill="auto"/>
                <w:hideMark/>
              </w:tcPr>
            </w:tcPrChange>
          </w:tcPr>
          <w:p w14:paraId="51D586B6" w14:textId="0C447C3E" w:rsidR="00E24001" w:rsidRDefault="00E24001" w:rsidP="004B5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mfclcl</w:t>
            </w:r>
            <w:proofErr w:type="spellEnd"/>
          </w:p>
        </w:tc>
        <w:tc>
          <w:tcPr>
            <w:tcW w:w="0" w:type="dxa"/>
            <w:shd w:val="clear" w:color="auto" w:fill="auto"/>
            <w:hideMark/>
            <w:tcPrChange w:id="295" w:author="John Steggerda" w:date="2020-04-16T10:47:00Z">
              <w:tcPr>
                <w:tcW w:w="4772" w:type="dxa"/>
                <w:shd w:val="clear" w:color="auto" w:fill="auto"/>
                <w:hideMark/>
              </w:tcPr>
            </w:tcPrChange>
          </w:tcPr>
          <w:p w14:paraId="4E8DE3AC" w14:textId="1E7830DF" w:rsidR="00E24001" w:rsidRDefault="00E24001" w:rsidP="004B5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 xml:space="preserve">Account Classes </w:t>
            </w:r>
          </w:p>
        </w:tc>
        <w:tc>
          <w:tcPr>
            <w:tcW w:w="0" w:type="dxa"/>
            <w:shd w:val="clear" w:color="auto" w:fill="auto"/>
            <w:hideMark/>
            <w:tcPrChange w:id="296" w:author="John Steggerda" w:date="2020-04-16T10:47:00Z">
              <w:tcPr>
                <w:tcW w:w="3420" w:type="dxa"/>
                <w:shd w:val="clear" w:color="auto" w:fill="auto"/>
                <w:hideMark/>
              </w:tcPr>
            </w:tcPrChange>
          </w:tcPr>
          <w:p w14:paraId="346419DF" w14:textId="77777777" w:rsidR="00E24001" w:rsidRDefault="00E24001" w:rsidP="004B5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account classes - also used to exclude box accounts</w:t>
            </w:r>
          </w:p>
        </w:tc>
      </w:tr>
      <w:tr w:rsidR="00E24001" w:rsidRPr="009913E2" w14:paraId="3AB994CE" w14:textId="26B98A78" w:rsidTr="00E240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  <w:trPrChange w:id="297" w:author="John Steggerda" w:date="2020-04-16T10:47:00Z">
            <w:trPr>
              <w:trHeight w:val="315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shd w:val="clear" w:color="auto" w:fill="auto"/>
            <w:tcPrChange w:id="298" w:author="John Steggerda" w:date="2020-04-16T10:47:00Z">
              <w:tcPr>
                <w:tcW w:w="353" w:type="dxa"/>
                <w:shd w:val="clear" w:color="auto" w:fill="auto"/>
              </w:tcPr>
            </w:tcPrChange>
          </w:tcPr>
          <w:p w14:paraId="2857F11C" w14:textId="2F61BEAD" w:rsidR="00E24001" w:rsidRDefault="00E24001" w:rsidP="004B55B7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0" w:type="dxa"/>
            <w:tcPrChange w:id="299" w:author="John Steggerda" w:date="2020-04-16T10:47:00Z">
              <w:tcPr>
                <w:tcW w:w="990" w:type="dxa"/>
              </w:tcPr>
            </w:tcPrChange>
          </w:tcPr>
          <w:p w14:paraId="5BC87977" w14:textId="76802C11" w:rsidR="00E24001" w:rsidRDefault="00965BF2" w:rsidP="004B5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00" w:author="John Steggerda" w:date="2020-04-16T10:47:00Z"/>
                <w:color w:val="000000"/>
              </w:rPr>
            </w:pPr>
            <w:ins w:id="301" w:author="John Steggerda" w:date="2020-04-16T10:50:00Z">
              <w:r>
                <w:rPr>
                  <w:color w:val="000000"/>
                </w:rPr>
                <w:t>VM</w:t>
              </w:r>
            </w:ins>
          </w:p>
        </w:tc>
        <w:tc>
          <w:tcPr>
            <w:tcW w:w="0" w:type="dxa"/>
            <w:shd w:val="clear" w:color="auto" w:fill="auto"/>
            <w:hideMark/>
            <w:tcPrChange w:id="302" w:author="John Steggerda" w:date="2020-04-16T10:47:00Z">
              <w:tcPr>
                <w:tcW w:w="990" w:type="dxa"/>
                <w:shd w:val="clear" w:color="auto" w:fill="auto"/>
                <w:hideMark/>
              </w:tcPr>
            </w:tcPrChange>
          </w:tcPr>
          <w:p w14:paraId="08EA3454" w14:textId="41A7C1F4" w:rsidR="00E24001" w:rsidRDefault="00E24001" w:rsidP="004B5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mfsc</w:t>
            </w:r>
            <w:proofErr w:type="spellEnd"/>
          </w:p>
        </w:tc>
        <w:tc>
          <w:tcPr>
            <w:tcW w:w="0" w:type="dxa"/>
            <w:shd w:val="clear" w:color="auto" w:fill="auto"/>
            <w:hideMark/>
            <w:tcPrChange w:id="303" w:author="John Steggerda" w:date="2020-04-16T10:47:00Z">
              <w:tcPr>
                <w:tcW w:w="4772" w:type="dxa"/>
                <w:shd w:val="clear" w:color="auto" w:fill="auto"/>
                <w:hideMark/>
              </w:tcPr>
            </w:tcPrChange>
          </w:tcPr>
          <w:p w14:paraId="68AD38E0" w14:textId="0EDB17B5" w:rsidR="00E24001" w:rsidRDefault="00E24001" w:rsidP="004B5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Securities table</w:t>
            </w:r>
          </w:p>
        </w:tc>
        <w:tc>
          <w:tcPr>
            <w:tcW w:w="0" w:type="dxa"/>
            <w:shd w:val="clear" w:color="auto" w:fill="auto"/>
            <w:hideMark/>
            <w:tcPrChange w:id="304" w:author="John Steggerda" w:date="2020-04-16T10:47:00Z">
              <w:tcPr>
                <w:tcW w:w="3420" w:type="dxa"/>
                <w:shd w:val="clear" w:color="auto" w:fill="auto"/>
                <w:hideMark/>
              </w:tcPr>
            </w:tcPrChange>
          </w:tcPr>
          <w:p w14:paraId="586BCD8E" w14:textId="77777777" w:rsidR="00E24001" w:rsidRDefault="00E24001" w:rsidP="004B5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securities table - one record per cusip</w:t>
            </w:r>
          </w:p>
        </w:tc>
      </w:tr>
      <w:tr w:rsidR="00E24001" w:rsidRPr="009913E2" w14:paraId="524548B7" w14:textId="10956107" w:rsidTr="00E24001">
        <w:trPr>
          <w:trHeight w:val="600"/>
          <w:trPrChange w:id="305" w:author="John Steggerda" w:date="2020-04-16T10:47:00Z">
            <w:trPr>
              <w:trHeight w:val="600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shd w:val="clear" w:color="auto" w:fill="auto"/>
            <w:tcPrChange w:id="306" w:author="John Steggerda" w:date="2020-04-16T10:47:00Z">
              <w:tcPr>
                <w:tcW w:w="353" w:type="dxa"/>
                <w:shd w:val="clear" w:color="auto" w:fill="auto"/>
              </w:tcPr>
            </w:tcPrChange>
          </w:tcPr>
          <w:p w14:paraId="5EDDB255" w14:textId="5491DC8E" w:rsidR="00E24001" w:rsidRDefault="00E24001" w:rsidP="004B55B7">
            <w:pPr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0" w:type="dxa"/>
            <w:tcPrChange w:id="307" w:author="John Steggerda" w:date="2020-04-16T10:47:00Z">
              <w:tcPr>
                <w:tcW w:w="990" w:type="dxa"/>
              </w:tcPr>
            </w:tcPrChange>
          </w:tcPr>
          <w:p w14:paraId="335AA4B6" w14:textId="77777777" w:rsidR="00CF3B1C" w:rsidRPr="00512B2B" w:rsidRDefault="00CF3B1C" w:rsidP="00CF3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08" w:author="John Steggerda" w:date="2020-04-16T10:51:00Z"/>
                <w:color w:val="000000"/>
              </w:rPr>
            </w:pPr>
            <w:ins w:id="309" w:author="John Steggerda" w:date="2020-04-16T10:51:00Z">
              <w:r w:rsidRPr="00512B2B">
                <w:rPr>
                  <w:color w:val="000000"/>
                </w:rPr>
                <w:t>MSI</w:t>
              </w:r>
            </w:ins>
          </w:p>
          <w:p w14:paraId="376DA054" w14:textId="77777777" w:rsidR="00CF3B1C" w:rsidRPr="00512B2B" w:rsidRDefault="00CF3B1C" w:rsidP="00CF3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10" w:author="John Steggerda" w:date="2020-04-16T10:51:00Z"/>
                <w:color w:val="000000"/>
              </w:rPr>
            </w:pPr>
            <w:ins w:id="311" w:author="John Steggerda" w:date="2020-04-16T10:51:00Z">
              <w:r w:rsidRPr="00512B2B">
                <w:rPr>
                  <w:color w:val="000000"/>
                </w:rPr>
                <w:t>MSIS</w:t>
              </w:r>
            </w:ins>
          </w:p>
          <w:p w14:paraId="1AF0151E" w14:textId="03AC7D11" w:rsidR="00E24001" w:rsidRDefault="00CF3B1C" w:rsidP="00CF3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12" w:author="John Steggerda" w:date="2020-04-16T10:47:00Z"/>
                <w:color w:val="000000"/>
              </w:rPr>
            </w:pPr>
            <w:ins w:id="313" w:author="John Steggerda" w:date="2020-04-16T10:51:00Z">
              <w:r w:rsidRPr="00512B2B">
                <w:rPr>
                  <w:color w:val="000000"/>
                </w:rPr>
                <w:t>MSII</w:t>
              </w:r>
            </w:ins>
          </w:p>
        </w:tc>
        <w:tc>
          <w:tcPr>
            <w:tcW w:w="0" w:type="dxa"/>
            <w:shd w:val="clear" w:color="auto" w:fill="auto"/>
            <w:hideMark/>
            <w:tcPrChange w:id="314" w:author="John Steggerda" w:date="2020-04-16T10:47:00Z">
              <w:tcPr>
                <w:tcW w:w="990" w:type="dxa"/>
                <w:shd w:val="clear" w:color="auto" w:fill="auto"/>
                <w:hideMark/>
              </w:tcPr>
            </w:tcPrChange>
          </w:tcPr>
          <w:p w14:paraId="7C8E82F7" w14:textId="50926316" w:rsidR="00E24001" w:rsidRDefault="00E24001" w:rsidP="004B5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tpcont</w:t>
            </w:r>
            <w:proofErr w:type="spellEnd"/>
          </w:p>
        </w:tc>
        <w:tc>
          <w:tcPr>
            <w:tcW w:w="0" w:type="dxa"/>
            <w:shd w:val="clear" w:color="auto" w:fill="auto"/>
            <w:hideMark/>
            <w:tcPrChange w:id="315" w:author="John Steggerda" w:date="2020-04-16T10:47:00Z">
              <w:tcPr>
                <w:tcW w:w="4772" w:type="dxa"/>
                <w:shd w:val="clear" w:color="auto" w:fill="auto"/>
                <w:hideMark/>
              </w:tcPr>
            </w:tcPrChange>
          </w:tcPr>
          <w:p w14:paraId="68EDE8AB" w14:textId="788B54D0" w:rsidR="00E24001" w:rsidRDefault="00E24001" w:rsidP="004B5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 xml:space="preserve">Contract file - 1 record for each side of a trade (ex. </w:t>
            </w:r>
            <w:proofErr w:type="spellStart"/>
            <w:r>
              <w:rPr>
                <w:color w:val="000000"/>
              </w:rPr>
              <w:t>clrg</w:t>
            </w:r>
            <w:proofErr w:type="spellEnd"/>
            <w:r>
              <w:rPr>
                <w:color w:val="000000"/>
              </w:rPr>
              <w:t>)</w:t>
            </w:r>
          </w:p>
        </w:tc>
        <w:tc>
          <w:tcPr>
            <w:tcW w:w="0" w:type="dxa"/>
            <w:shd w:val="clear" w:color="auto" w:fill="auto"/>
            <w:hideMark/>
            <w:tcPrChange w:id="316" w:author="John Steggerda" w:date="2020-04-16T10:47:00Z">
              <w:tcPr>
                <w:tcW w:w="3420" w:type="dxa"/>
                <w:shd w:val="clear" w:color="auto" w:fill="auto"/>
                <w:hideMark/>
              </w:tcPr>
            </w:tcPrChange>
          </w:tcPr>
          <w:p w14:paraId="0A03E3C2" w14:textId="77777777" w:rsidR="00E24001" w:rsidRDefault="00E24001" w:rsidP="004B5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used to calculate net/gross value</w:t>
            </w:r>
          </w:p>
        </w:tc>
      </w:tr>
      <w:tr w:rsidR="00E24001" w:rsidRPr="009913E2" w14:paraId="28CA7B14" w14:textId="7EF45594" w:rsidTr="00E240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trPrChange w:id="317" w:author="John Steggerda" w:date="2020-04-16T10:47:00Z">
            <w:trPr>
              <w:trHeight w:val="300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shd w:val="clear" w:color="auto" w:fill="auto"/>
            <w:tcPrChange w:id="318" w:author="John Steggerda" w:date="2020-04-16T10:47:00Z">
              <w:tcPr>
                <w:tcW w:w="353" w:type="dxa"/>
                <w:shd w:val="clear" w:color="auto" w:fill="auto"/>
              </w:tcPr>
            </w:tcPrChange>
          </w:tcPr>
          <w:p w14:paraId="387D0A22" w14:textId="4141016F" w:rsidR="00E24001" w:rsidRDefault="00E24001" w:rsidP="004B55B7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0" w:type="dxa"/>
            <w:tcPrChange w:id="319" w:author="John Steggerda" w:date="2020-04-16T10:47:00Z">
              <w:tcPr>
                <w:tcW w:w="990" w:type="dxa"/>
              </w:tcPr>
            </w:tcPrChange>
          </w:tcPr>
          <w:p w14:paraId="0B4695FF" w14:textId="77777777" w:rsidR="00CF3B1C" w:rsidRPr="00512B2B" w:rsidRDefault="00CF3B1C" w:rsidP="00CF3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20" w:author="John Steggerda" w:date="2020-04-16T10:51:00Z"/>
                <w:color w:val="000000"/>
              </w:rPr>
            </w:pPr>
            <w:ins w:id="321" w:author="John Steggerda" w:date="2020-04-16T10:51:00Z">
              <w:r w:rsidRPr="00512B2B">
                <w:rPr>
                  <w:color w:val="000000"/>
                </w:rPr>
                <w:t>MSI</w:t>
              </w:r>
            </w:ins>
          </w:p>
          <w:p w14:paraId="2DF5208B" w14:textId="77777777" w:rsidR="00CF3B1C" w:rsidRPr="00512B2B" w:rsidRDefault="00CF3B1C" w:rsidP="00CF3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22" w:author="John Steggerda" w:date="2020-04-16T10:51:00Z"/>
                <w:color w:val="000000"/>
              </w:rPr>
            </w:pPr>
            <w:ins w:id="323" w:author="John Steggerda" w:date="2020-04-16T10:51:00Z">
              <w:r w:rsidRPr="00512B2B">
                <w:rPr>
                  <w:color w:val="000000"/>
                </w:rPr>
                <w:t>MSIS</w:t>
              </w:r>
            </w:ins>
          </w:p>
          <w:p w14:paraId="0C5EE497" w14:textId="2FEE4439" w:rsidR="00E24001" w:rsidRDefault="00CF3B1C" w:rsidP="00CF3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24" w:author="John Steggerda" w:date="2020-04-16T10:47:00Z"/>
                <w:color w:val="000000"/>
              </w:rPr>
            </w:pPr>
            <w:ins w:id="325" w:author="John Steggerda" w:date="2020-04-16T10:51:00Z">
              <w:r w:rsidRPr="00512B2B">
                <w:rPr>
                  <w:color w:val="000000"/>
                </w:rPr>
                <w:t>MSII</w:t>
              </w:r>
            </w:ins>
          </w:p>
        </w:tc>
        <w:tc>
          <w:tcPr>
            <w:tcW w:w="0" w:type="dxa"/>
            <w:shd w:val="clear" w:color="auto" w:fill="auto"/>
            <w:hideMark/>
            <w:tcPrChange w:id="326" w:author="John Steggerda" w:date="2020-04-16T10:47:00Z">
              <w:tcPr>
                <w:tcW w:w="990" w:type="dxa"/>
                <w:shd w:val="clear" w:color="auto" w:fill="auto"/>
                <w:hideMark/>
              </w:tcPr>
            </w:tcPrChange>
          </w:tcPr>
          <w:p w14:paraId="47037A02" w14:textId="5F3EEEE0" w:rsidR="00E24001" w:rsidRDefault="00E24001" w:rsidP="004B5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mfbr</w:t>
            </w:r>
            <w:proofErr w:type="spellEnd"/>
          </w:p>
        </w:tc>
        <w:tc>
          <w:tcPr>
            <w:tcW w:w="0" w:type="dxa"/>
            <w:shd w:val="clear" w:color="auto" w:fill="auto"/>
            <w:hideMark/>
            <w:tcPrChange w:id="327" w:author="John Steggerda" w:date="2020-04-16T10:47:00Z">
              <w:tcPr>
                <w:tcW w:w="4772" w:type="dxa"/>
                <w:shd w:val="clear" w:color="auto" w:fill="auto"/>
                <w:hideMark/>
              </w:tcPr>
            </w:tcPrChange>
          </w:tcPr>
          <w:p w14:paraId="3C0F3C33" w14:textId="77777777" w:rsidR="00E24001" w:rsidRDefault="00E24001" w:rsidP="004B5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Branch Master File</w:t>
            </w:r>
          </w:p>
        </w:tc>
        <w:tc>
          <w:tcPr>
            <w:tcW w:w="0" w:type="dxa"/>
            <w:shd w:val="clear" w:color="auto" w:fill="auto"/>
            <w:hideMark/>
            <w:tcPrChange w:id="328" w:author="John Steggerda" w:date="2020-04-16T10:47:00Z">
              <w:tcPr>
                <w:tcW w:w="3420" w:type="dxa"/>
                <w:shd w:val="clear" w:color="auto" w:fill="auto"/>
                <w:hideMark/>
              </w:tcPr>
            </w:tcPrChange>
          </w:tcPr>
          <w:p w14:paraId="2F8552E9" w14:textId="77777777" w:rsidR="00E24001" w:rsidRDefault="00E24001" w:rsidP="004B5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dim - branches</w:t>
            </w:r>
          </w:p>
        </w:tc>
      </w:tr>
      <w:tr w:rsidR="00E24001" w:rsidRPr="009913E2" w14:paraId="109A1CF6" w14:textId="127DEAF9" w:rsidTr="00E24001">
        <w:trPr>
          <w:trHeight w:val="300"/>
          <w:trPrChange w:id="329" w:author="John Steggerda" w:date="2020-04-16T10:47:00Z">
            <w:trPr>
              <w:trHeight w:val="300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shd w:val="clear" w:color="auto" w:fill="auto"/>
            <w:tcPrChange w:id="330" w:author="John Steggerda" w:date="2020-04-16T10:47:00Z">
              <w:tcPr>
                <w:tcW w:w="353" w:type="dxa"/>
                <w:shd w:val="clear" w:color="auto" w:fill="auto"/>
              </w:tcPr>
            </w:tcPrChange>
          </w:tcPr>
          <w:p w14:paraId="7D3C6BB4" w14:textId="19FF4540" w:rsidR="00E24001" w:rsidRDefault="00E24001" w:rsidP="004B2196">
            <w:pPr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0" w:type="dxa"/>
            <w:tcPrChange w:id="331" w:author="John Steggerda" w:date="2020-04-16T10:47:00Z">
              <w:tcPr>
                <w:tcW w:w="990" w:type="dxa"/>
              </w:tcPr>
            </w:tcPrChange>
          </w:tcPr>
          <w:p w14:paraId="62BBFC5F" w14:textId="77777777" w:rsidR="00CF3B1C" w:rsidRPr="00512B2B" w:rsidRDefault="00CF3B1C" w:rsidP="00CF3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32" w:author="John Steggerda" w:date="2020-04-16T10:51:00Z"/>
                <w:color w:val="000000"/>
              </w:rPr>
            </w:pPr>
            <w:ins w:id="333" w:author="John Steggerda" w:date="2020-04-16T10:51:00Z">
              <w:r w:rsidRPr="00512B2B">
                <w:rPr>
                  <w:color w:val="000000"/>
                </w:rPr>
                <w:t>MSI</w:t>
              </w:r>
            </w:ins>
          </w:p>
          <w:p w14:paraId="60CDB528" w14:textId="77777777" w:rsidR="00CF3B1C" w:rsidRPr="00512B2B" w:rsidRDefault="00CF3B1C" w:rsidP="00CF3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34" w:author="John Steggerda" w:date="2020-04-16T10:51:00Z"/>
                <w:color w:val="000000"/>
              </w:rPr>
            </w:pPr>
            <w:ins w:id="335" w:author="John Steggerda" w:date="2020-04-16T10:51:00Z">
              <w:r w:rsidRPr="00512B2B">
                <w:rPr>
                  <w:color w:val="000000"/>
                </w:rPr>
                <w:t>MSIS</w:t>
              </w:r>
            </w:ins>
          </w:p>
          <w:p w14:paraId="7B0D2934" w14:textId="4EABA7E8" w:rsidR="00E24001" w:rsidRPr="006D6300" w:rsidRDefault="00CF3B1C" w:rsidP="00CF3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36" w:author="John Steggerda" w:date="2020-04-16T10:47:00Z"/>
                <w:color w:val="000000"/>
              </w:rPr>
            </w:pPr>
            <w:ins w:id="337" w:author="John Steggerda" w:date="2020-04-16T10:51:00Z">
              <w:r w:rsidRPr="00512B2B">
                <w:rPr>
                  <w:color w:val="000000"/>
                </w:rPr>
                <w:t>MSII</w:t>
              </w:r>
            </w:ins>
          </w:p>
        </w:tc>
        <w:tc>
          <w:tcPr>
            <w:tcW w:w="0" w:type="dxa"/>
            <w:shd w:val="clear" w:color="auto" w:fill="auto"/>
            <w:vAlign w:val="center"/>
            <w:tcPrChange w:id="338" w:author="John Steggerda" w:date="2020-04-16T10:47:00Z">
              <w:tcPr>
                <w:tcW w:w="990" w:type="dxa"/>
                <w:shd w:val="clear" w:color="auto" w:fill="auto"/>
                <w:vAlign w:val="center"/>
              </w:tcPr>
            </w:tcPrChange>
          </w:tcPr>
          <w:p w14:paraId="11FCE628" w14:textId="7CB9B2CC" w:rsidR="00E24001" w:rsidRPr="007730EC" w:rsidRDefault="00E24001" w:rsidP="004B21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 w:rsidRPr="006D6300">
              <w:rPr>
                <w:color w:val="000000"/>
              </w:rPr>
              <w:t>mfcl</w:t>
            </w:r>
            <w:proofErr w:type="spellEnd"/>
          </w:p>
        </w:tc>
        <w:tc>
          <w:tcPr>
            <w:tcW w:w="0" w:type="dxa"/>
            <w:shd w:val="clear" w:color="auto" w:fill="auto"/>
            <w:tcPrChange w:id="339" w:author="John Steggerda" w:date="2020-04-16T10:47:00Z">
              <w:tcPr>
                <w:tcW w:w="4772" w:type="dxa"/>
                <w:shd w:val="clear" w:color="auto" w:fill="auto"/>
              </w:tcPr>
            </w:tcPrChange>
          </w:tcPr>
          <w:p w14:paraId="2E16597C" w14:textId="20078BF0" w:rsidR="00E24001" w:rsidRDefault="00E24001" w:rsidP="004B21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 xml:space="preserve">Client file </w:t>
            </w:r>
          </w:p>
        </w:tc>
        <w:tc>
          <w:tcPr>
            <w:tcW w:w="0" w:type="dxa"/>
            <w:shd w:val="clear" w:color="auto" w:fill="auto"/>
            <w:tcPrChange w:id="340" w:author="John Steggerda" w:date="2020-04-16T10:47:00Z">
              <w:tcPr>
                <w:tcW w:w="3420" w:type="dxa"/>
                <w:shd w:val="clear" w:color="auto" w:fill="auto"/>
              </w:tcPr>
            </w:tcPrChange>
          </w:tcPr>
          <w:p w14:paraId="2A73B26E" w14:textId="77777777" w:rsidR="00E24001" w:rsidRDefault="00E24001" w:rsidP="004B21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</w:tr>
      <w:tr w:rsidR="00E24001" w:rsidRPr="009913E2" w14:paraId="4CB9A65D" w14:textId="26F41CBD" w:rsidTr="00E240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trPrChange w:id="341" w:author="John Steggerda" w:date="2020-04-16T10:47:00Z">
            <w:trPr>
              <w:trHeight w:val="300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shd w:val="clear" w:color="auto" w:fill="auto"/>
            <w:tcPrChange w:id="342" w:author="John Steggerda" w:date="2020-04-16T10:47:00Z">
              <w:tcPr>
                <w:tcW w:w="353" w:type="dxa"/>
                <w:shd w:val="clear" w:color="auto" w:fill="auto"/>
              </w:tcPr>
            </w:tcPrChange>
          </w:tcPr>
          <w:p w14:paraId="4177EA49" w14:textId="1E3C705A" w:rsidR="00E24001" w:rsidRDefault="00E24001" w:rsidP="004B2196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0" w:type="dxa"/>
            <w:tcPrChange w:id="343" w:author="John Steggerda" w:date="2020-04-16T10:47:00Z">
              <w:tcPr>
                <w:tcW w:w="990" w:type="dxa"/>
              </w:tcPr>
            </w:tcPrChange>
          </w:tcPr>
          <w:p w14:paraId="2A554A19" w14:textId="77777777" w:rsidR="00CF3B1C" w:rsidRPr="00512B2B" w:rsidRDefault="00CF3B1C" w:rsidP="00CF3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44" w:author="John Steggerda" w:date="2020-04-16T10:51:00Z"/>
                <w:color w:val="000000"/>
              </w:rPr>
            </w:pPr>
            <w:ins w:id="345" w:author="John Steggerda" w:date="2020-04-16T10:51:00Z">
              <w:r w:rsidRPr="00512B2B">
                <w:rPr>
                  <w:color w:val="000000"/>
                </w:rPr>
                <w:t>MSI</w:t>
              </w:r>
            </w:ins>
          </w:p>
          <w:p w14:paraId="25085A41" w14:textId="77777777" w:rsidR="00CF3B1C" w:rsidRPr="00512B2B" w:rsidRDefault="00CF3B1C" w:rsidP="00CF3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46" w:author="John Steggerda" w:date="2020-04-16T10:51:00Z"/>
                <w:color w:val="000000"/>
              </w:rPr>
            </w:pPr>
            <w:ins w:id="347" w:author="John Steggerda" w:date="2020-04-16T10:51:00Z">
              <w:r w:rsidRPr="00512B2B">
                <w:rPr>
                  <w:color w:val="000000"/>
                </w:rPr>
                <w:t>MSIS</w:t>
              </w:r>
            </w:ins>
          </w:p>
          <w:p w14:paraId="6F769EF4" w14:textId="4C7B39CB" w:rsidR="00E24001" w:rsidRPr="006D6300" w:rsidRDefault="00CF3B1C" w:rsidP="00CF3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48" w:author="John Steggerda" w:date="2020-04-16T10:47:00Z"/>
                <w:color w:val="000000"/>
              </w:rPr>
            </w:pPr>
            <w:ins w:id="349" w:author="John Steggerda" w:date="2020-04-16T10:51:00Z">
              <w:r w:rsidRPr="00512B2B">
                <w:rPr>
                  <w:color w:val="000000"/>
                </w:rPr>
                <w:t>MSII</w:t>
              </w:r>
            </w:ins>
          </w:p>
        </w:tc>
        <w:tc>
          <w:tcPr>
            <w:tcW w:w="0" w:type="dxa"/>
            <w:shd w:val="clear" w:color="auto" w:fill="auto"/>
            <w:vAlign w:val="center"/>
            <w:tcPrChange w:id="350" w:author="John Steggerda" w:date="2020-04-16T10:47:00Z">
              <w:tcPr>
                <w:tcW w:w="990" w:type="dxa"/>
                <w:shd w:val="clear" w:color="auto" w:fill="auto"/>
                <w:vAlign w:val="center"/>
              </w:tcPr>
            </w:tcPrChange>
          </w:tcPr>
          <w:p w14:paraId="3063B715" w14:textId="417CE554" w:rsidR="00E24001" w:rsidRPr="007730EC" w:rsidRDefault="00E24001" w:rsidP="004B21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 w:rsidRPr="006D6300">
              <w:rPr>
                <w:color w:val="000000"/>
              </w:rPr>
              <w:t>mfrrus</w:t>
            </w:r>
            <w:proofErr w:type="spellEnd"/>
          </w:p>
        </w:tc>
        <w:tc>
          <w:tcPr>
            <w:tcW w:w="0" w:type="dxa"/>
            <w:shd w:val="clear" w:color="auto" w:fill="auto"/>
            <w:tcPrChange w:id="351" w:author="John Steggerda" w:date="2020-04-16T10:47:00Z">
              <w:tcPr>
                <w:tcW w:w="4772" w:type="dxa"/>
                <w:shd w:val="clear" w:color="auto" w:fill="auto"/>
              </w:tcPr>
            </w:tcPrChange>
          </w:tcPr>
          <w:p w14:paraId="7C735BD2" w14:textId="55747DEF" w:rsidR="00E24001" w:rsidRDefault="00E24001" w:rsidP="004B21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 xml:space="preserve"> Investor advisor </w:t>
            </w:r>
          </w:p>
        </w:tc>
        <w:tc>
          <w:tcPr>
            <w:tcW w:w="0" w:type="dxa"/>
            <w:shd w:val="clear" w:color="auto" w:fill="auto"/>
            <w:tcPrChange w:id="352" w:author="John Steggerda" w:date="2020-04-16T10:47:00Z">
              <w:tcPr>
                <w:tcW w:w="3420" w:type="dxa"/>
                <w:shd w:val="clear" w:color="auto" w:fill="auto"/>
              </w:tcPr>
            </w:tcPrChange>
          </w:tcPr>
          <w:p w14:paraId="70967428" w14:textId="77777777" w:rsidR="00E24001" w:rsidRDefault="00E24001" w:rsidP="004B21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</w:p>
        </w:tc>
      </w:tr>
      <w:tr w:rsidR="00E24001" w:rsidRPr="009913E2" w14:paraId="51E9D94D" w14:textId="446EDFDE" w:rsidTr="00E24001">
        <w:trPr>
          <w:trHeight w:val="300"/>
          <w:trPrChange w:id="353" w:author="John Steggerda" w:date="2020-04-16T10:47:00Z">
            <w:trPr>
              <w:trHeight w:val="300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shd w:val="clear" w:color="auto" w:fill="auto"/>
            <w:tcPrChange w:id="354" w:author="John Steggerda" w:date="2020-04-16T10:47:00Z">
              <w:tcPr>
                <w:tcW w:w="353" w:type="dxa"/>
                <w:shd w:val="clear" w:color="auto" w:fill="auto"/>
              </w:tcPr>
            </w:tcPrChange>
          </w:tcPr>
          <w:p w14:paraId="47DCE07F" w14:textId="42790E0E" w:rsidR="00E24001" w:rsidRDefault="00E24001" w:rsidP="004B2196">
            <w:pPr>
              <w:rPr>
                <w:color w:val="000000"/>
              </w:rPr>
            </w:pPr>
            <w:r>
              <w:rPr>
                <w:color w:val="000000"/>
              </w:rPr>
              <w:t>16</w:t>
            </w:r>
          </w:p>
        </w:tc>
        <w:tc>
          <w:tcPr>
            <w:tcW w:w="0" w:type="dxa"/>
            <w:tcPrChange w:id="355" w:author="John Steggerda" w:date="2020-04-16T10:47:00Z">
              <w:tcPr>
                <w:tcW w:w="990" w:type="dxa"/>
              </w:tcPr>
            </w:tcPrChange>
          </w:tcPr>
          <w:p w14:paraId="2E64F3D8" w14:textId="77777777" w:rsidR="00CF3B1C" w:rsidRPr="00512B2B" w:rsidRDefault="00CF3B1C" w:rsidP="00CF3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56" w:author="John Steggerda" w:date="2020-04-16T10:51:00Z"/>
                <w:color w:val="000000"/>
              </w:rPr>
            </w:pPr>
            <w:ins w:id="357" w:author="John Steggerda" w:date="2020-04-16T10:51:00Z">
              <w:r w:rsidRPr="00512B2B">
                <w:rPr>
                  <w:color w:val="000000"/>
                </w:rPr>
                <w:t>MSI</w:t>
              </w:r>
            </w:ins>
          </w:p>
          <w:p w14:paraId="71EB69CD" w14:textId="77777777" w:rsidR="00CF3B1C" w:rsidRPr="00512B2B" w:rsidRDefault="00CF3B1C" w:rsidP="00CF3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58" w:author="John Steggerda" w:date="2020-04-16T10:51:00Z"/>
                <w:color w:val="000000"/>
              </w:rPr>
            </w:pPr>
            <w:ins w:id="359" w:author="John Steggerda" w:date="2020-04-16T10:51:00Z">
              <w:r w:rsidRPr="00512B2B">
                <w:rPr>
                  <w:color w:val="000000"/>
                </w:rPr>
                <w:t>MSIS</w:t>
              </w:r>
            </w:ins>
          </w:p>
          <w:p w14:paraId="446B8EF7" w14:textId="6F46D07C" w:rsidR="00E24001" w:rsidRPr="006D6300" w:rsidRDefault="00CF3B1C" w:rsidP="00CF3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60" w:author="John Steggerda" w:date="2020-04-16T10:47:00Z"/>
                <w:color w:val="000000"/>
              </w:rPr>
            </w:pPr>
            <w:ins w:id="361" w:author="John Steggerda" w:date="2020-04-16T10:51:00Z">
              <w:r w:rsidRPr="00512B2B">
                <w:rPr>
                  <w:color w:val="000000"/>
                </w:rPr>
                <w:t>MSII</w:t>
              </w:r>
            </w:ins>
          </w:p>
        </w:tc>
        <w:tc>
          <w:tcPr>
            <w:tcW w:w="0" w:type="dxa"/>
            <w:shd w:val="clear" w:color="auto" w:fill="auto"/>
            <w:vAlign w:val="center"/>
            <w:tcPrChange w:id="362" w:author="John Steggerda" w:date="2020-04-16T10:47:00Z">
              <w:tcPr>
                <w:tcW w:w="990" w:type="dxa"/>
                <w:shd w:val="clear" w:color="auto" w:fill="auto"/>
                <w:vAlign w:val="center"/>
              </w:tcPr>
            </w:tcPrChange>
          </w:tcPr>
          <w:p w14:paraId="7F9D4B6A" w14:textId="0A0A33A2" w:rsidR="00E24001" w:rsidRPr="007730EC" w:rsidRDefault="00E24001" w:rsidP="004B21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 w:rsidRPr="006D6300">
              <w:rPr>
                <w:color w:val="000000"/>
              </w:rPr>
              <w:t>gncode</w:t>
            </w:r>
            <w:proofErr w:type="spellEnd"/>
          </w:p>
        </w:tc>
        <w:tc>
          <w:tcPr>
            <w:tcW w:w="0" w:type="dxa"/>
            <w:shd w:val="clear" w:color="auto" w:fill="auto"/>
            <w:tcPrChange w:id="363" w:author="John Steggerda" w:date="2020-04-16T10:47:00Z">
              <w:tcPr>
                <w:tcW w:w="4772" w:type="dxa"/>
                <w:shd w:val="clear" w:color="auto" w:fill="auto"/>
              </w:tcPr>
            </w:tcPrChange>
          </w:tcPr>
          <w:p w14:paraId="50631532" w14:textId="41155CF8" w:rsidR="00E24001" w:rsidRDefault="00E24001" w:rsidP="004B21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Table which tells you when data can be extracted and loaded</w:t>
            </w:r>
          </w:p>
        </w:tc>
        <w:tc>
          <w:tcPr>
            <w:tcW w:w="0" w:type="dxa"/>
            <w:shd w:val="clear" w:color="auto" w:fill="auto"/>
            <w:tcPrChange w:id="364" w:author="John Steggerda" w:date="2020-04-16T10:47:00Z">
              <w:tcPr>
                <w:tcW w:w="3420" w:type="dxa"/>
                <w:shd w:val="clear" w:color="auto" w:fill="auto"/>
              </w:tcPr>
            </w:tcPrChange>
          </w:tcPr>
          <w:p w14:paraId="04310A64" w14:textId="77777777" w:rsidR="00E24001" w:rsidRDefault="00E24001" w:rsidP="004B21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</w:tr>
    </w:tbl>
    <w:p w14:paraId="7EEC303F" w14:textId="79986D68" w:rsidR="007C1D63" w:rsidRDefault="007C1D63" w:rsidP="004B2196">
      <w:pPr>
        <w:rPr>
          <w:color w:val="000000"/>
        </w:rPr>
      </w:pPr>
    </w:p>
    <w:p w14:paraId="5BE89264" w14:textId="141AF143" w:rsidR="007C1D63" w:rsidDel="00A643B1" w:rsidRDefault="007C1D63" w:rsidP="00D029B6">
      <w:pPr>
        <w:widowControl/>
        <w:spacing w:after="200" w:line="276" w:lineRule="auto"/>
        <w:rPr>
          <w:del w:id="365" w:author="John Steggerda" w:date="2020-04-16T09:55:00Z"/>
          <w:color w:val="000000"/>
        </w:rPr>
      </w:pPr>
    </w:p>
    <w:p w14:paraId="0444DAB4" w14:textId="2A874118" w:rsidR="007C1D63" w:rsidRDefault="007C1D63" w:rsidP="007C1D63">
      <w:pPr>
        <w:pStyle w:val="Heading2"/>
      </w:pPr>
      <w:r>
        <w:t xml:space="preserve">Dataphile table list (with sizes </w:t>
      </w:r>
      <w:r w:rsidR="00E51804">
        <w:t xml:space="preserve">and fields) </w:t>
      </w:r>
      <w:r>
        <w:t xml:space="preserve"> </w:t>
      </w:r>
      <w:r w:rsidR="003E6673">
        <w:t>based on Phase 1 analysis</w:t>
      </w:r>
    </w:p>
    <w:p w14:paraId="64A27268" w14:textId="77777777" w:rsidR="00E51804" w:rsidRDefault="00E51804">
      <w:pPr>
        <w:widowControl/>
        <w:spacing w:after="200" w:line="276" w:lineRule="auto"/>
        <w:rPr>
          <w:color w:val="000000"/>
        </w:rPr>
      </w:pPr>
    </w:p>
    <w:tbl>
      <w:tblPr>
        <w:tblW w:w="8913" w:type="dxa"/>
        <w:tblInd w:w="-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2"/>
        <w:gridCol w:w="805"/>
        <w:gridCol w:w="2888"/>
        <w:gridCol w:w="1129"/>
        <w:gridCol w:w="1059"/>
        <w:gridCol w:w="1130"/>
        <w:gridCol w:w="1130"/>
      </w:tblGrid>
      <w:tr w:rsidR="008B3370" w14:paraId="6292781D" w14:textId="40320F23" w:rsidTr="00D84591">
        <w:trPr>
          <w:trHeight w:val="300"/>
        </w:trPr>
        <w:tc>
          <w:tcPr>
            <w:tcW w:w="77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4B084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F97534" w14:textId="77777777" w:rsidR="008B3370" w:rsidRDefault="008B3370">
            <w:pPr>
              <w:jc w:val="center"/>
              <w:rPr>
                <w:rFonts w:eastAsiaTheme="minorHAnsi"/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S. No.</w:t>
            </w:r>
          </w:p>
        </w:tc>
        <w:tc>
          <w:tcPr>
            <w:tcW w:w="80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4B084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1209B5" w14:textId="77777777" w:rsidR="008B3370" w:rsidRDefault="008B337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Table name</w:t>
            </w:r>
          </w:p>
        </w:tc>
        <w:tc>
          <w:tcPr>
            <w:tcW w:w="288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4B084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0B38F9" w14:textId="77777777" w:rsidR="008B3370" w:rsidRDefault="008B337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Table name in IDDL</w:t>
            </w:r>
          </w:p>
        </w:tc>
        <w:tc>
          <w:tcPr>
            <w:tcW w:w="112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4B084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958898" w14:textId="77777777" w:rsidR="008B3370" w:rsidRDefault="008B337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Extraction date range</w:t>
            </w:r>
          </w:p>
        </w:tc>
        <w:tc>
          <w:tcPr>
            <w:tcW w:w="10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4B084"/>
            <w:hideMark/>
          </w:tcPr>
          <w:p w14:paraId="25A5E46B" w14:textId="77777777" w:rsidR="008B3370" w:rsidRDefault="008B337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Range column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4B084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38B55C" w14:textId="77777777" w:rsidR="008B3370" w:rsidRDefault="008B337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Row count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4B084"/>
          </w:tcPr>
          <w:p w14:paraId="5B7B8A5B" w14:textId="071A9784" w:rsidR="008B3370" w:rsidRDefault="008B337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PII</w:t>
            </w:r>
          </w:p>
        </w:tc>
      </w:tr>
      <w:tr w:rsidR="00867376" w14:paraId="2C9D1487" w14:textId="1DE2E222" w:rsidTr="00D84591">
        <w:trPr>
          <w:trHeight w:val="250"/>
        </w:trPr>
        <w:tc>
          <w:tcPr>
            <w:tcW w:w="77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16EDBE" w14:textId="77777777" w:rsidR="00867376" w:rsidRDefault="00867376" w:rsidP="0086737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8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AB5982" w14:textId="77777777" w:rsidR="00867376" w:rsidRDefault="00867376" w:rsidP="00867376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acpos</w:t>
            </w:r>
            <w:proofErr w:type="spellEnd"/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958EA4" w14:textId="77777777" w:rsidR="00867376" w:rsidRDefault="00867376" w:rsidP="00867376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inv_aum_temp.dataphile_acpos</w:t>
            </w:r>
            <w:proofErr w:type="spellEnd"/>
          </w:p>
        </w:tc>
        <w:tc>
          <w:tcPr>
            <w:tcW w:w="11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8E0F2E" w14:textId="77777777" w:rsidR="00867376" w:rsidRDefault="00867376" w:rsidP="00867376">
            <w:pPr>
              <w:rPr>
                <w:color w:val="000000"/>
              </w:rPr>
            </w:pPr>
            <w:r>
              <w:rPr>
                <w:color w:val="000000"/>
              </w:rPr>
              <w:t>All data</w:t>
            </w:r>
          </w:p>
        </w:tc>
        <w:tc>
          <w:tcPr>
            <w:tcW w:w="10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3AE93D3D" w14:textId="77777777" w:rsidR="00867376" w:rsidRDefault="00867376" w:rsidP="00867376">
            <w:pPr>
              <w:jc w:val="right"/>
              <w:rPr>
                <w:color w:val="00000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DF2BB9" w14:textId="77777777" w:rsidR="00867376" w:rsidRDefault="00867376" w:rsidP="00867376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1386992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2409E9BA" w14:textId="0894CB36" w:rsidR="00867376" w:rsidRDefault="00867376" w:rsidP="00D84591">
            <w:pPr>
              <w:jc w:val="center"/>
              <w:rPr>
                <w:color w:val="000000"/>
              </w:rPr>
            </w:pPr>
            <w:r w:rsidRPr="00F537FE">
              <w:rPr>
                <w:color w:val="000000"/>
              </w:rPr>
              <w:t>No</w:t>
            </w:r>
          </w:p>
        </w:tc>
      </w:tr>
      <w:tr w:rsidR="00867376" w14:paraId="7126D8AF" w14:textId="4F28A349" w:rsidTr="00D84591">
        <w:trPr>
          <w:trHeight w:val="300"/>
        </w:trPr>
        <w:tc>
          <w:tcPr>
            <w:tcW w:w="77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293AFD" w14:textId="77777777" w:rsidR="00867376" w:rsidRDefault="00867376" w:rsidP="0086737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8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C8BB60" w14:textId="77777777" w:rsidR="00867376" w:rsidRDefault="00867376" w:rsidP="00867376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actran</w:t>
            </w:r>
            <w:proofErr w:type="spellEnd"/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C925F2" w14:textId="77777777" w:rsidR="00867376" w:rsidRDefault="00867376" w:rsidP="00867376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inv_aum_temp.dataphile_actran</w:t>
            </w:r>
            <w:proofErr w:type="spellEnd"/>
          </w:p>
        </w:tc>
        <w:tc>
          <w:tcPr>
            <w:tcW w:w="11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C1871B" w14:textId="333858B0" w:rsidR="00867376" w:rsidRDefault="00867376" w:rsidP="00867376">
            <w:pPr>
              <w:rPr>
                <w:color w:val="000000"/>
              </w:rPr>
            </w:pPr>
            <w:r>
              <w:rPr>
                <w:color w:val="000000"/>
              </w:rPr>
              <w:t>year 2018 to present</w:t>
            </w:r>
          </w:p>
        </w:tc>
        <w:tc>
          <w:tcPr>
            <w:tcW w:w="10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E6920FA" w14:textId="77777777" w:rsidR="00867376" w:rsidRDefault="00867376" w:rsidP="0086737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PROC_DT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22EE8F" w14:textId="77777777" w:rsidR="00867376" w:rsidRDefault="00867376" w:rsidP="00867376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30250157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650CFBF6" w14:textId="40D9AF73" w:rsidR="00867376" w:rsidRDefault="00867376" w:rsidP="00D84591">
            <w:pPr>
              <w:jc w:val="center"/>
              <w:rPr>
                <w:color w:val="000000"/>
              </w:rPr>
            </w:pPr>
            <w:r w:rsidRPr="00F537FE">
              <w:rPr>
                <w:color w:val="000000"/>
              </w:rPr>
              <w:t>No</w:t>
            </w:r>
          </w:p>
        </w:tc>
      </w:tr>
      <w:tr w:rsidR="00867376" w14:paraId="6AFDFED9" w14:textId="79DB93CB" w:rsidTr="00D84591">
        <w:trPr>
          <w:trHeight w:val="300"/>
        </w:trPr>
        <w:tc>
          <w:tcPr>
            <w:tcW w:w="77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53B1A0" w14:textId="77777777" w:rsidR="00867376" w:rsidRDefault="00867376" w:rsidP="0086737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8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D2314C" w14:textId="77777777" w:rsidR="00867376" w:rsidRDefault="00867376" w:rsidP="00867376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esmgr</w:t>
            </w:r>
            <w:proofErr w:type="spellEnd"/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BA1949" w14:textId="77777777" w:rsidR="00867376" w:rsidRDefault="00867376" w:rsidP="00867376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inv_aum_temp.dataphile_esmgr</w:t>
            </w:r>
            <w:proofErr w:type="spellEnd"/>
          </w:p>
        </w:tc>
        <w:tc>
          <w:tcPr>
            <w:tcW w:w="11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68D5EA" w14:textId="77777777" w:rsidR="00867376" w:rsidRDefault="00867376" w:rsidP="00867376">
            <w:pPr>
              <w:rPr>
                <w:color w:val="000000"/>
              </w:rPr>
            </w:pPr>
            <w:r>
              <w:rPr>
                <w:color w:val="000000"/>
              </w:rPr>
              <w:t>All data</w:t>
            </w:r>
          </w:p>
        </w:tc>
        <w:tc>
          <w:tcPr>
            <w:tcW w:w="10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53E36E63" w14:textId="77777777" w:rsidR="00867376" w:rsidRDefault="00867376" w:rsidP="00867376">
            <w:pPr>
              <w:jc w:val="right"/>
              <w:rPr>
                <w:color w:val="00000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0EB9E2" w14:textId="77777777" w:rsidR="00867376" w:rsidRDefault="00867376" w:rsidP="00867376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77C1DC3D" w14:textId="0E83F77B" w:rsidR="00867376" w:rsidRDefault="00867376" w:rsidP="00D84591">
            <w:pPr>
              <w:jc w:val="center"/>
              <w:rPr>
                <w:color w:val="000000"/>
              </w:rPr>
            </w:pPr>
            <w:r w:rsidRPr="00F537FE">
              <w:rPr>
                <w:color w:val="000000"/>
              </w:rPr>
              <w:t>No</w:t>
            </w:r>
          </w:p>
        </w:tc>
      </w:tr>
      <w:tr w:rsidR="00867376" w14:paraId="58B4F977" w14:textId="634D5540" w:rsidTr="00D84591">
        <w:trPr>
          <w:trHeight w:val="300"/>
        </w:trPr>
        <w:tc>
          <w:tcPr>
            <w:tcW w:w="77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26AC51" w14:textId="77777777" w:rsidR="00867376" w:rsidRDefault="00867376" w:rsidP="0086737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8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AD5F0A" w14:textId="77777777" w:rsidR="00867376" w:rsidRDefault="00867376" w:rsidP="00867376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gncode</w:t>
            </w:r>
            <w:proofErr w:type="spellEnd"/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23E4A3" w14:textId="77777777" w:rsidR="00867376" w:rsidRDefault="00867376" w:rsidP="00867376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inv_aum_temp.dataphile_gncode</w:t>
            </w:r>
            <w:proofErr w:type="spellEnd"/>
          </w:p>
        </w:tc>
        <w:tc>
          <w:tcPr>
            <w:tcW w:w="11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073188" w14:textId="77777777" w:rsidR="00867376" w:rsidRDefault="00867376" w:rsidP="00867376">
            <w:pPr>
              <w:rPr>
                <w:color w:val="000000"/>
              </w:rPr>
            </w:pPr>
            <w:r>
              <w:rPr>
                <w:color w:val="000000"/>
              </w:rPr>
              <w:t>All data</w:t>
            </w:r>
          </w:p>
        </w:tc>
        <w:tc>
          <w:tcPr>
            <w:tcW w:w="10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3C041309" w14:textId="77777777" w:rsidR="00867376" w:rsidRDefault="00867376" w:rsidP="00867376">
            <w:pPr>
              <w:jc w:val="right"/>
              <w:rPr>
                <w:color w:val="00000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5B1804" w14:textId="77777777" w:rsidR="00867376" w:rsidRDefault="00867376" w:rsidP="00867376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507688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28CC57F0" w14:textId="7A2CAA30" w:rsidR="00867376" w:rsidRDefault="00867376" w:rsidP="00D84591">
            <w:pPr>
              <w:jc w:val="center"/>
              <w:rPr>
                <w:color w:val="000000"/>
              </w:rPr>
            </w:pPr>
            <w:r w:rsidRPr="00F537FE">
              <w:rPr>
                <w:color w:val="000000"/>
              </w:rPr>
              <w:t>No</w:t>
            </w:r>
          </w:p>
        </w:tc>
      </w:tr>
      <w:tr w:rsidR="00867376" w14:paraId="35F0ADB2" w14:textId="3EF33A4D" w:rsidTr="00D84591">
        <w:trPr>
          <w:trHeight w:val="300"/>
        </w:trPr>
        <w:tc>
          <w:tcPr>
            <w:tcW w:w="77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D323EC" w14:textId="77777777" w:rsidR="00867376" w:rsidRDefault="00867376" w:rsidP="0086737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8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15D879" w14:textId="77777777" w:rsidR="00867376" w:rsidRDefault="00867376" w:rsidP="00867376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gnexch</w:t>
            </w:r>
            <w:proofErr w:type="spellEnd"/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1E553A" w14:textId="77777777" w:rsidR="00867376" w:rsidRDefault="00867376" w:rsidP="00867376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inv_aum_temp.dataphile_gnexch</w:t>
            </w:r>
            <w:proofErr w:type="spellEnd"/>
          </w:p>
        </w:tc>
        <w:tc>
          <w:tcPr>
            <w:tcW w:w="11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B85F8C" w14:textId="38EAB398" w:rsidR="00867376" w:rsidRDefault="00867376" w:rsidP="00867376">
            <w:pPr>
              <w:rPr>
                <w:color w:val="000000"/>
              </w:rPr>
            </w:pPr>
            <w:r>
              <w:rPr>
                <w:color w:val="000000"/>
              </w:rPr>
              <w:t>year 2018 to present</w:t>
            </w:r>
          </w:p>
        </w:tc>
        <w:tc>
          <w:tcPr>
            <w:tcW w:w="10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F3650A7" w14:textId="77777777" w:rsidR="00867376" w:rsidRDefault="00867376" w:rsidP="0086737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LAST_DT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C10BDC" w14:textId="77777777" w:rsidR="00867376" w:rsidRDefault="00867376" w:rsidP="00867376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304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14106182" w14:textId="696826D8" w:rsidR="00867376" w:rsidRDefault="00867376" w:rsidP="00D84591">
            <w:pPr>
              <w:jc w:val="center"/>
              <w:rPr>
                <w:color w:val="000000"/>
              </w:rPr>
            </w:pPr>
            <w:r w:rsidRPr="00F537FE">
              <w:rPr>
                <w:color w:val="000000"/>
              </w:rPr>
              <w:t>No</w:t>
            </w:r>
          </w:p>
        </w:tc>
      </w:tr>
      <w:tr w:rsidR="00867376" w14:paraId="04E281F7" w14:textId="733121B6" w:rsidTr="00D84591">
        <w:trPr>
          <w:trHeight w:val="300"/>
        </w:trPr>
        <w:tc>
          <w:tcPr>
            <w:tcW w:w="77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445709" w14:textId="77777777" w:rsidR="00867376" w:rsidRDefault="00867376" w:rsidP="0086737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8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CBD825" w14:textId="77777777" w:rsidR="00867376" w:rsidRDefault="00867376" w:rsidP="00867376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gngnco</w:t>
            </w:r>
            <w:proofErr w:type="spellEnd"/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300897" w14:textId="77777777" w:rsidR="00867376" w:rsidRDefault="00867376" w:rsidP="00867376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inv_aum_temp.dataphile_gngnco</w:t>
            </w:r>
            <w:proofErr w:type="spellEnd"/>
          </w:p>
        </w:tc>
        <w:tc>
          <w:tcPr>
            <w:tcW w:w="11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C65A27" w14:textId="77777777" w:rsidR="00867376" w:rsidRDefault="00867376" w:rsidP="00867376">
            <w:pPr>
              <w:rPr>
                <w:color w:val="000000"/>
              </w:rPr>
            </w:pPr>
            <w:r>
              <w:rPr>
                <w:color w:val="000000"/>
              </w:rPr>
              <w:t>All data</w:t>
            </w:r>
          </w:p>
        </w:tc>
        <w:tc>
          <w:tcPr>
            <w:tcW w:w="10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217D6715" w14:textId="77777777" w:rsidR="00867376" w:rsidRDefault="00867376" w:rsidP="00867376">
            <w:pPr>
              <w:jc w:val="right"/>
              <w:rPr>
                <w:color w:val="00000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E84D18" w14:textId="77777777" w:rsidR="00867376" w:rsidRDefault="00867376" w:rsidP="00867376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3EE73096" w14:textId="5BA70987" w:rsidR="00867376" w:rsidRDefault="00867376" w:rsidP="00D84591">
            <w:pPr>
              <w:jc w:val="center"/>
              <w:rPr>
                <w:color w:val="000000"/>
              </w:rPr>
            </w:pPr>
            <w:r w:rsidRPr="00F537FE">
              <w:rPr>
                <w:color w:val="000000"/>
              </w:rPr>
              <w:t>No</w:t>
            </w:r>
          </w:p>
        </w:tc>
      </w:tr>
      <w:tr w:rsidR="00867376" w14:paraId="33C53045" w14:textId="479FB367" w:rsidTr="00D84591">
        <w:trPr>
          <w:trHeight w:val="300"/>
        </w:trPr>
        <w:tc>
          <w:tcPr>
            <w:tcW w:w="77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A097F5" w14:textId="77777777" w:rsidR="00867376" w:rsidRDefault="00867376" w:rsidP="0086737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8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F24076" w14:textId="77777777" w:rsidR="00867376" w:rsidRDefault="00867376" w:rsidP="00867376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mfacct</w:t>
            </w:r>
            <w:proofErr w:type="spellEnd"/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9FBA06" w14:textId="77777777" w:rsidR="00867376" w:rsidRDefault="00867376" w:rsidP="00867376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inv_aum_temp.dataphile_mfacct</w:t>
            </w:r>
            <w:proofErr w:type="spellEnd"/>
          </w:p>
        </w:tc>
        <w:tc>
          <w:tcPr>
            <w:tcW w:w="11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B03E47" w14:textId="77777777" w:rsidR="00867376" w:rsidRDefault="00867376" w:rsidP="00867376">
            <w:pPr>
              <w:rPr>
                <w:color w:val="000000"/>
              </w:rPr>
            </w:pPr>
            <w:r>
              <w:rPr>
                <w:color w:val="000000"/>
              </w:rPr>
              <w:t>All data</w:t>
            </w:r>
          </w:p>
        </w:tc>
        <w:tc>
          <w:tcPr>
            <w:tcW w:w="10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2551ED91" w14:textId="77777777" w:rsidR="00867376" w:rsidRDefault="00867376" w:rsidP="00867376">
            <w:pPr>
              <w:jc w:val="right"/>
              <w:rPr>
                <w:color w:val="00000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13A59C" w14:textId="77777777" w:rsidR="00867376" w:rsidRDefault="00867376" w:rsidP="00867376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220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54B24099" w14:textId="322570D0" w:rsidR="00867376" w:rsidRDefault="00867376" w:rsidP="00D84591">
            <w:pPr>
              <w:jc w:val="center"/>
              <w:rPr>
                <w:color w:val="000000"/>
              </w:rPr>
            </w:pPr>
            <w:r w:rsidRPr="00F537FE">
              <w:rPr>
                <w:color w:val="000000"/>
              </w:rPr>
              <w:t>No</w:t>
            </w:r>
          </w:p>
        </w:tc>
      </w:tr>
      <w:tr w:rsidR="00867376" w14:paraId="50909140" w14:textId="5974E283" w:rsidTr="00D84591">
        <w:trPr>
          <w:trHeight w:val="300"/>
        </w:trPr>
        <w:tc>
          <w:tcPr>
            <w:tcW w:w="77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D99A17" w14:textId="77777777" w:rsidR="00867376" w:rsidRDefault="00867376" w:rsidP="0086737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8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F921B8" w14:textId="77777777" w:rsidR="00867376" w:rsidRDefault="00867376" w:rsidP="00867376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mfbr</w:t>
            </w:r>
            <w:proofErr w:type="spellEnd"/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8F86FB" w14:textId="77777777" w:rsidR="00867376" w:rsidRDefault="00867376" w:rsidP="00867376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inv_aum_temp.dataphile_mfbr</w:t>
            </w:r>
            <w:proofErr w:type="spellEnd"/>
          </w:p>
        </w:tc>
        <w:tc>
          <w:tcPr>
            <w:tcW w:w="11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3A1DD5" w14:textId="77777777" w:rsidR="00867376" w:rsidRDefault="00867376" w:rsidP="00867376">
            <w:pPr>
              <w:rPr>
                <w:color w:val="000000"/>
              </w:rPr>
            </w:pPr>
            <w:r>
              <w:rPr>
                <w:color w:val="000000"/>
              </w:rPr>
              <w:t>All data</w:t>
            </w:r>
          </w:p>
        </w:tc>
        <w:tc>
          <w:tcPr>
            <w:tcW w:w="10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65973544" w14:textId="77777777" w:rsidR="00867376" w:rsidRDefault="00867376" w:rsidP="00867376">
            <w:pPr>
              <w:jc w:val="right"/>
              <w:rPr>
                <w:color w:val="00000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E35714" w14:textId="77777777" w:rsidR="00867376" w:rsidRDefault="00867376" w:rsidP="00867376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471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74228E75" w14:textId="61659D33" w:rsidR="00867376" w:rsidRDefault="00867376" w:rsidP="00D84591">
            <w:pPr>
              <w:jc w:val="center"/>
              <w:rPr>
                <w:color w:val="000000"/>
              </w:rPr>
            </w:pPr>
            <w:r w:rsidRPr="00F537FE">
              <w:rPr>
                <w:color w:val="000000"/>
              </w:rPr>
              <w:t>No</w:t>
            </w:r>
          </w:p>
        </w:tc>
      </w:tr>
      <w:tr w:rsidR="008B3370" w14:paraId="7C3C1BE8" w14:textId="3E8BD3D6" w:rsidTr="00D84591">
        <w:trPr>
          <w:trHeight w:val="300"/>
        </w:trPr>
        <w:tc>
          <w:tcPr>
            <w:tcW w:w="77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212F2C" w14:textId="77777777" w:rsidR="008B3370" w:rsidRDefault="008B337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8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1B8C8A" w14:textId="77777777" w:rsidR="008B3370" w:rsidRDefault="008B337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mfcl</w:t>
            </w:r>
            <w:proofErr w:type="spellEnd"/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EB7701" w14:textId="77777777" w:rsidR="008B3370" w:rsidRDefault="008B337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inv_aum_temp.dataphile_mfcl</w:t>
            </w:r>
            <w:proofErr w:type="spellEnd"/>
          </w:p>
        </w:tc>
        <w:tc>
          <w:tcPr>
            <w:tcW w:w="11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41385B" w14:textId="77777777" w:rsidR="008B3370" w:rsidRDefault="008B3370">
            <w:pPr>
              <w:rPr>
                <w:color w:val="000000"/>
              </w:rPr>
            </w:pPr>
            <w:r>
              <w:rPr>
                <w:color w:val="000000"/>
              </w:rPr>
              <w:t>All data</w:t>
            </w:r>
          </w:p>
        </w:tc>
        <w:tc>
          <w:tcPr>
            <w:tcW w:w="10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511BD07A" w14:textId="77777777" w:rsidR="008B3370" w:rsidRDefault="008B3370">
            <w:pPr>
              <w:jc w:val="right"/>
              <w:rPr>
                <w:color w:val="00000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19B4DC" w14:textId="77777777" w:rsidR="008B3370" w:rsidRDefault="008B3370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419306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154A9BF3" w14:textId="2F8CB2B2" w:rsidR="008B3370" w:rsidRDefault="008F7624" w:rsidP="00D8459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Yes</w:t>
            </w:r>
          </w:p>
        </w:tc>
      </w:tr>
      <w:tr w:rsidR="008B3370" w14:paraId="5C3DFBD6" w14:textId="6C38A9DB" w:rsidTr="00D84591">
        <w:trPr>
          <w:trHeight w:val="300"/>
        </w:trPr>
        <w:tc>
          <w:tcPr>
            <w:tcW w:w="77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079821" w14:textId="77777777" w:rsidR="008B3370" w:rsidRDefault="008B337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8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6405C7" w14:textId="77777777" w:rsidR="008B3370" w:rsidRDefault="008B337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mfclac</w:t>
            </w:r>
            <w:proofErr w:type="spellEnd"/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3E6A53" w14:textId="77777777" w:rsidR="008B3370" w:rsidRDefault="008B3370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inv_aum_temp.dataphile_mfclac</w:t>
            </w:r>
            <w:proofErr w:type="spellEnd"/>
          </w:p>
        </w:tc>
        <w:tc>
          <w:tcPr>
            <w:tcW w:w="11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81D37C" w14:textId="77777777" w:rsidR="008B3370" w:rsidRDefault="008B3370">
            <w:pPr>
              <w:rPr>
                <w:color w:val="000000"/>
              </w:rPr>
            </w:pPr>
            <w:r>
              <w:rPr>
                <w:color w:val="000000"/>
              </w:rPr>
              <w:t>All data</w:t>
            </w:r>
          </w:p>
        </w:tc>
        <w:tc>
          <w:tcPr>
            <w:tcW w:w="10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179B1404" w14:textId="77777777" w:rsidR="008B3370" w:rsidRDefault="008B3370">
            <w:pPr>
              <w:jc w:val="right"/>
              <w:rPr>
                <w:color w:val="00000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5B9A5F" w14:textId="77777777" w:rsidR="008B3370" w:rsidRDefault="008B3370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732286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54D91677" w14:textId="02E8277B" w:rsidR="008B3370" w:rsidRDefault="006B01AF" w:rsidP="00D8459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Yes </w:t>
            </w:r>
          </w:p>
        </w:tc>
      </w:tr>
      <w:tr w:rsidR="00867376" w14:paraId="2F60D4A2" w14:textId="6A719E04" w:rsidTr="00D84591">
        <w:trPr>
          <w:trHeight w:val="300"/>
        </w:trPr>
        <w:tc>
          <w:tcPr>
            <w:tcW w:w="77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F32BF7" w14:textId="77777777" w:rsidR="00867376" w:rsidRDefault="00867376" w:rsidP="0086737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8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EA79CD" w14:textId="77777777" w:rsidR="00867376" w:rsidRDefault="00867376" w:rsidP="00867376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mfclcl</w:t>
            </w:r>
            <w:proofErr w:type="spellEnd"/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4F6380" w14:textId="77777777" w:rsidR="00867376" w:rsidRDefault="00867376" w:rsidP="00867376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inv_aum_temp.dataphile_mfclcl</w:t>
            </w:r>
            <w:proofErr w:type="spellEnd"/>
          </w:p>
        </w:tc>
        <w:tc>
          <w:tcPr>
            <w:tcW w:w="11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A8D78E" w14:textId="77777777" w:rsidR="00867376" w:rsidRDefault="00867376" w:rsidP="00867376">
            <w:pPr>
              <w:rPr>
                <w:color w:val="000000"/>
              </w:rPr>
            </w:pPr>
            <w:r>
              <w:rPr>
                <w:color w:val="000000"/>
              </w:rPr>
              <w:t>All data</w:t>
            </w:r>
          </w:p>
        </w:tc>
        <w:tc>
          <w:tcPr>
            <w:tcW w:w="10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1D6222F4" w14:textId="77777777" w:rsidR="00867376" w:rsidRDefault="00867376" w:rsidP="00867376">
            <w:pPr>
              <w:jc w:val="right"/>
              <w:rPr>
                <w:color w:val="00000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E39F3D" w14:textId="77777777" w:rsidR="00867376" w:rsidRDefault="00867376" w:rsidP="00867376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94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23C7E0DD" w14:textId="0B3B123B" w:rsidR="00867376" w:rsidRDefault="00867376" w:rsidP="00D84591">
            <w:pPr>
              <w:jc w:val="center"/>
              <w:rPr>
                <w:color w:val="000000"/>
              </w:rPr>
            </w:pPr>
            <w:r w:rsidRPr="007B7AC8">
              <w:rPr>
                <w:color w:val="000000"/>
              </w:rPr>
              <w:t>No</w:t>
            </w:r>
          </w:p>
        </w:tc>
      </w:tr>
      <w:tr w:rsidR="00867376" w14:paraId="6A79FC42" w14:textId="14C3B68C" w:rsidTr="00D84591">
        <w:trPr>
          <w:trHeight w:val="300"/>
        </w:trPr>
        <w:tc>
          <w:tcPr>
            <w:tcW w:w="77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CA0CCA" w14:textId="77777777" w:rsidR="00867376" w:rsidRDefault="00867376" w:rsidP="0086737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8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59753A" w14:textId="77777777" w:rsidR="00867376" w:rsidRDefault="00867376" w:rsidP="00867376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mfrr</w:t>
            </w:r>
            <w:proofErr w:type="spellEnd"/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F315B9" w14:textId="77777777" w:rsidR="00867376" w:rsidRDefault="00867376" w:rsidP="00867376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inv_aum_temp.dataphile_mfrr</w:t>
            </w:r>
            <w:proofErr w:type="spellEnd"/>
          </w:p>
        </w:tc>
        <w:tc>
          <w:tcPr>
            <w:tcW w:w="11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954A60" w14:textId="77777777" w:rsidR="00867376" w:rsidRDefault="00867376" w:rsidP="00867376">
            <w:pPr>
              <w:rPr>
                <w:color w:val="000000"/>
              </w:rPr>
            </w:pPr>
            <w:r>
              <w:rPr>
                <w:color w:val="000000"/>
              </w:rPr>
              <w:t>All data</w:t>
            </w:r>
          </w:p>
        </w:tc>
        <w:tc>
          <w:tcPr>
            <w:tcW w:w="10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0E531B7F" w14:textId="77777777" w:rsidR="00867376" w:rsidRDefault="00867376" w:rsidP="00867376">
            <w:pPr>
              <w:jc w:val="right"/>
              <w:rPr>
                <w:color w:val="00000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5289B7" w14:textId="77777777" w:rsidR="00867376" w:rsidRDefault="00867376" w:rsidP="00867376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9324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333EDA33" w14:textId="74370F70" w:rsidR="00867376" w:rsidRDefault="00867376" w:rsidP="00D84591">
            <w:pPr>
              <w:jc w:val="center"/>
              <w:rPr>
                <w:color w:val="000000"/>
              </w:rPr>
            </w:pPr>
            <w:r w:rsidRPr="007B7AC8">
              <w:rPr>
                <w:color w:val="000000"/>
              </w:rPr>
              <w:t>No</w:t>
            </w:r>
          </w:p>
        </w:tc>
      </w:tr>
      <w:tr w:rsidR="00867376" w14:paraId="0337ECDD" w14:textId="3B125ECB" w:rsidTr="00D84591">
        <w:trPr>
          <w:trHeight w:val="300"/>
        </w:trPr>
        <w:tc>
          <w:tcPr>
            <w:tcW w:w="77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CF5474" w14:textId="77777777" w:rsidR="00867376" w:rsidRDefault="00867376" w:rsidP="0086737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8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E7D63D" w14:textId="77777777" w:rsidR="00867376" w:rsidRDefault="00867376" w:rsidP="00867376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mfrrus</w:t>
            </w:r>
            <w:proofErr w:type="spellEnd"/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128B72" w14:textId="77777777" w:rsidR="00867376" w:rsidRDefault="00867376" w:rsidP="00867376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inv_aum_temp.dataphile_mfrrus</w:t>
            </w:r>
            <w:proofErr w:type="spellEnd"/>
          </w:p>
        </w:tc>
        <w:tc>
          <w:tcPr>
            <w:tcW w:w="11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7C717A" w14:textId="77777777" w:rsidR="00867376" w:rsidRDefault="00867376" w:rsidP="00867376">
            <w:pPr>
              <w:rPr>
                <w:color w:val="000000"/>
              </w:rPr>
            </w:pPr>
            <w:r>
              <w:rPr>
                <w:color w:val="000000"/>
              </w:rPr>
              <w:t>All data</w:t>
            </w:r>
          </w:p>
        </w:tc>
        <w:tc>
          <w:tcPr>
            <w:tcW w:w="10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3C1A2B30" w14:textId="77777777" w:rsidR="00867376" w:rsidRDefault="00867376" w:rsidP="00867376">
            <w:pPr>
              <w:jc w:val="right"/>
              <w:rPr>
                <w:color w:val="00000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F7B06B" w14:textId="77777777" w:rsidR="00867376" w:rsidRDefault="00867376" w:rsidP="00867376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29700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4ACB5E2C" w14:textId="7F5829C1" w:rsidR="00867376" w:rsidRDefault="00867376" w:rsidP="00D84591">
            <w:pPr>
              <w:jc w:val="center"/>
              <w:rPr>
                <w:color w:val="000000"/>
              </w:rPr>
            </w:pPr>
            <w:r w:rsidRPr="007B7AC8">
              <w:rPr>
                <w:color w:val="000000"/>
              </w:rPr>
              <w:t>No</w:t>
            </w:r>
          </w:p>
        </w:tc>
      </w:tr>
      <w:tr w:rsidR="00867376" w14:paraId="1FCBA4C8" w14:textId="1E797163" w:rsidTr="00D84591">
        <w:trPr>
          <w:trHeight w:val="300"/>
        </w:trPr>
        <w:tc>
          <w:tcPr>
            <w:tcW w:w="77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8694A8" w14:textId="77777777" w:rsidR="00867376" w:rsidRDefault="00867376" w:rsidP="0086737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8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01B79E" w14:textId="77777777" w:rsidR="00867376" w:rsidRDefault="00867376" w:rsidP="00867376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mfsc</w:t>
            </w:r>
            <w:proofErr w:type="spellEnd"/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EDF6ED" w14:textId="77777777" w:rsidR="00867376" w:rsidRDefault="00867376" w:rsidP="00867376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inv_aum_temp.dataphile_mfsc</w:t>
            </w:r>
            <w:proofErr w:type="spellEnd"/>
          </w:p>
        </w:tc>
        <w:tc>
          <w:tcPr>
            <w:tcW w:w="11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26A35D" w14:textId="77777777" w:rsidR="00867376" w:rsidRDefault="00867376" w:rsidP="00867376">
            <w:pPr>
              <w:rPr>
                <w:color w:val="000000"/>
              </w:rPr>
            </w:pPr>
            <w:r>
              <w:rPr>
                <w:color w:val="000000"/>
              </w:rPr>
              <w:t>All data</w:t>
            </w:r>
          </w:p>
        </w:tc>
        <w:tc>
          <w:tcPr>
            <w:tcW w:w="10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3655E247" w14:textId="77777777" w:rsidR="00867376" w:rsidRDefault="00867376" w:rsidP="00867376">
            <w:pPr>
              <w:jc w:val="right"/>
              <w:rPr>
                <w:color w:val="00000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D6A02D" w14:textId="77777777" w:rsidR="00867376" w:rsidRDefault="00867376" w:rsidP="00867376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1957501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33FFA6DA" w14:textId="7446CADE" w:rsidR="00867376" w:rsidRDefault="00867376" w:rsidP="00D84591">
            <w:pPr>
              <w:jc w:val="center"/>
              <w:rPr>
                <w:color w:val="000000"/>
              </w:rPr>
            </w:pPr>
            <w:r w:rsidRPr="007B7AC8">
              <w:rPr>
                <w:color w:val="000000"/>
              </w:rPr>
              <w:t>No</w:t>
            </w:r>
          </w:p>
        </w:tc>
      </w:tr>
      <w:tr w:rsidR="00867376" w14:paraId="2DED7677" w14:textId="251F1037" w:rsidTr="00D84591">
        <w:trPr>
          <w:trHeight w:val="300"/>
        </w:trPr>
        <w:tc>
          <w:tcPr>
            <w:tcW w:w="77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7D5C9A" w14:textId="77777777" w:rsidR="00867376" w:rsidRDefault="00867376" w:rsidP="0086737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8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5678E0" w14:textId="77777777" w:rsidR="00867376" w:rsidRDefault="00867376" w:rsidP="00867376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tpcont</w:t>
            </w:r>
            <w:proofErr w:type="spellEnd"/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683005" w14:textId="77777777" w:rsidR="00867376" w:rsidRDefault="00867376" w:rsidP="00867376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inv_aum_temp.dataphile_tpcont</w:t>
            </w:r>
            <w:proofErr w:type="spellEnd"/>
          </w:p>
        </w:tc>
        <w:tc>
          <w:tcPr>
            <w:tcW w:w="11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071963" w14:textId="15B0A6CF" w:rsidR="00867376" w:rsidRDefault="00867376" w:rsidP="00867376">
            <w:pPr>
              <w:rPr>
                <w:color w:val="000000"/>
              </w:rPr>
            </w:pPr>
            <w:r>
              <w:rPr>
                <w:color w:val="000000"/>
              </w:rPr>
              <w:t>year 2018 to present</w:t>
            </w:r>
          </w:p>
        </w:tc>
        <w:tc>
          <w:tcPr>
            <w:tcW w:w="10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965E88C" w14:textId="77777777" w:rsidR="00867376" w:rsidRDefault="00867376" w:rsidP="0086737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PROC_DT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9706D2" w14:textId="77777777" w:rsidR="00867376" w:rsidRDefault="00867376" w:rsidP="00867376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4713026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33BDD5C3" w14:textId="5AE1AD4B" w:rsidR="00867376" w:rsidRDefault="00867376" w:rsidP="00D84591">
            <w:pPr>
              <w:jc w:val="center"/>
              <w:rPr>
                <w:color w:val="000000"/>
              </w:rPr>
            </w:pPr>
            <w:r w:rsidRPr="007B7AC8">
              <w:rPr>
                <w:color w:val="000000"/>
              </w:rPr>
              <w:t>No</w:t>
            </w:r>
          </w:p>
        </w:tc>
      </w:tr>
      <w:tr w:rsidR="00867376" w14:paraId="6F8FBC08" w14:textId="053D51D7" w:rsidTr="00D84591">
        <w:trPr>
          <w:trHeight w:val="300"/>
        </w:trPr>
        <w:tc>
          <w:tcPr>
            <w:tcW w:w="77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E67459" w14:textId="77777777" w:rsidR="00867376" w:rsidRDefault="00867376" w:rsidP="0086737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</w:t>
            </w:r>
          </w:p>
        </w:tc>
        <w:tc>
          <w:tcPr>
            <w:tcW w:w="8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0A27E3" w14:textId="77777777" w:rsidR="00867376" w:rsidRDefault="00867376" w:rsidP="00867376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tpkptl</w:t>
            </w:r>
            <w:proofErr w:type="spellEnd"/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A91A16" w14:textId="77777777" w:rsidR="00867376" w:rsidRDefault="00867376" w:rsidP="00867376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inv_aum_temp.dataphile_tpkptl</w:t>
            </w:r>
            <w:proofErr w:type="spellEnd"/>
          </w:p>
        </w:tc>
        <w:tc>
          <w:tcPr>
            <w:tcW w:w="11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5AAA0B" w14:textId="105457A3" w:rsidR="00867376" w:rsidRDefault="00867376" w:rsidP="00867376">
            <w:pPr>
              <w:rPr>
                <w:color w:val="000000"/>
              </w:rPr>
            </w:pPr>
            <w:r>
              <w:rPr>
                <w:color w:val="000000"/>
              </w:rPr>
              <w:t>year 2018 to present</w:t>
            </w:r>
          </w:p>
        </w:tc>
        <w:tc>
          <w:tcPr>
            <w:tcW w:w="10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83A18A0" w14:textId="77777777" w:rsidR="00867376" w:rsidRDefault="00867376" w:rsidP="0086737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LAST_DT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CF878A" w14:textId="77777777" w:rsidR="00867376" w:rsidRDefault="00867376" w:rsidP="00867376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8580755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1C794F38" w14:textId="1EC1FFD3" w:rsidR="00867376" w:rsidRDefault="00867376" w:rsidP="00D84591">
            <w:pPr>
              <w:jc w:val="center"/>
              <w:rPr>
                <w:color w:val="000000"/>
              </w:rPr>
            </w:pPr>
            <w:r w:rsidRPr="007B7AC8">
              <w:rPr>
                <w:color w:val="000000"/>
              </w:rPr>
              <w:t>No</w:t>
            </w:r>
          </w:p>
        </w:tc>
      </w:tr>
    </w:tbl>
    <w:p w14:paraId="67AA3A85" w14:textId="1A525C0F" w:rsidR="007C1D63" w:rsidRDefault="007C1D63">
      <w:pPr>
        <w:widowControl/>
        <w:spacing w:after="200" w:line="276" w:lineRule="auto"/>
        <w:rPr>
          <w:color w:val="000000"/>
        </w:rPr>
      </w:pPr>
      <w:r>
        <w:rPr>
          <w:color w:val="000000"/>
        </w:rPr>
        <w:br w:type="page"/>
      </w:r>
    </w:p>
    <w:p w14:paraId="2F860FC4" w14:textId="77777777" w:rsidR="007C1D63" w:rsidRDefault="007C1D63" w:rsidP="004B2196">
      <w:pPr>
        <w:rPr>
          <w:color w:val="000000"/>
        </w:rPr>
      </w:pPr>
    </w:p>
    <w:p w14:paraId="5A36A01E" w14:textId="32F2403F" w:rsidR="00715C4E" w:rsidRPr="001724DB" w:rsidRDefault="0077754C" w:rsidP="001724DB">
      <w:pPr>
        <w:pStyle w:val="Heading1"/>
        <w:keepLines/>
        <w:widowControl/>
        <w:spacing w:before="360" w:line="240" w:lineRule="auto"/>
        <w:rPr>
          <w:rFonts w:asciiTheme="minorHAnsi" w:hAnsiTheme="minorHAnsi" w:cs="Arial"/>
          <w:b w:val="0"/>
        </w:rPr>
      </w:pPr>
      <w:bookmarkStart w:id="366" w:name="_Figure_1_-_1"/>
      <w:bookmarkStart w:id="367" w:name="_Figure_1_-"/>
      <w:bookmarkStart w:id="368" w:name="_Toc27638909"/>
      <w:bookmarkEnd w:id="366"/>
      <w:bookmarkEnd w:id="367"/>
      <w:r>
        <w:rPr>
          <w:rFonts w:asciiTheme="minorHAnsi" w:hAnsiTheme="minorHAnsi" w:cs="Arial"/>
        </w:rPr>
        <w:t xml:space="preserve">Latest Version see </w:t>
      </w:r>
      <w:r w:rsidR="00F46A11">
        <w:rPr>
          <w:rFonts w:asciiTheme="minorHAnsi" w:hAnsiTheme="minorHAnsi" w:cs="Arial"/>
        </w:rPr>
        <w:t>SharePoint</w:t>
      </w:r>
      <w:r>
        <w:rPr>
          <w:rFonts w:asciiTheme="minorHAnsi" w:hAnsiTheme="minorHAnsi" w:cs="Arial"/>
        </w:rPr>
        <w:t xml:space="preserve"> </w:t>
      </w:r>
      <w:bookmarkStart w:id="369" w:name="_Figure_2_-"/>
      <w:bookmarkStart w:id="370" w:name="_Toc436221601"/>
      <w:bookmarkStart w:id="371" w:name="_Toc440007364"/>
      <w:bookmarkStart w:id="372" w:name="_Toc440008010"/>
      <w:bookmarkEnd w:id="369"/>
      <w:r w:rsidR="4B5FC726" w:rsidRPr="001724DB">
        <w:rPr>
          <w:rFonts w:asciiTheme="minorHAnsi" w:hAnsiTheme="minorHAnsi" w:cs="Arial"/>
        </w:rPr>
        <w:t>Non-Functional and Technical Requirements</w:t>
      </w:r>
      <w:bookmarkEnd w:id="368"/>
      <w:r w:rsidR="4B5FC726" w:rsidRPr="001724DB">
        <w:rPr>
          <w:rFonts w:asciiTheme="minorHAnsi" w:hAnsiTheme="minorHAnsi" w:cs="Arial"/>
        </w:rPr>
        <w:t xml:space="preserve"> </w:t>
      </w:r>
      <w:bookmarkEnd w:id="370"/>
      <w:bookmarkEnd w:id="371"/>
      <w:bookmarkEnd w:id="372"/>
    </w:p>
    <w:tbl>
      <w:tblPr>
        <w:tblW w:w="1071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260"/>
        <w:gridCol w:w="1260"/>
        <w:gridCol w:w="8190"/>
      </w:tblGrid>
      <w:tr w:rsidR="007730EC" w:rsidRPr="00513B2F" w14:paraId="726B056A" w14:textId="77777777" w:rsidTr="007730EC"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5A78E" w14:textId="74DCBE16" w:rsidR="007730EC" w:rsidRPr="00513B2F" w:rsidRDefault="007730EC" w:rsidP="00776DF2">
            <w:pPr>
              <w:ind w:left="90"/>
              <w:jc w:val="center"/>
              <w:rPr>
                <w:rFonts w:asciiTheme="minorHAnsi" w:hAnsiTheme="minorHAnsi" w:cs="Arial"/>
                <w:b/>
                <w:color w:val="365F91"/>
              </w:rPr>
            </w:pPr>
            <w:r>
              <w:rPr>
                <w:rFonts w:asciiTheme="minorHAnsi" w:hAnsiTheme="minorHAnsi" w:cs="Arial"/>
                <w:b/>
                <w:color w:val="365F91"/>
              </w:rPr>
              <w:t xml:space="preserve">Phase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A556B8" w14:textId="07F9FC03" w:rsidR="007730EC" w:rsidRPr="00513B2F" w:rsidRDefault="007730EC" w:rsidP="00776DF2">
            <w:pPr>
              <w:ind w:left="90"/>
              <w:jc w:val="center"/>
              <w:rPr>
                <w:rFonts w:asciiTheme="minorHAnsi" w:hAnsiTheme="minorHAnsi" w:cs="Arial"/>
                <w:b/>
                <w:color w:val="365F91"/>
              </w:rPr>
            </w:pPr>
            <w:r w:rsidRPr="00513B2F">
              <w:rPr>
                <w:rFonts w:asciiTheme="minorHAnsi" w:hAnsiTheme="minorHAnsi" w:cs="Arial"/>
                <w:b/>
                <w:color w:val="365F91"/>
              </w:rPr>
              <w:t>ID</w:t>
            </w:r>
          </w:p>
        </w:tc>
        <w:tc>
          <w:tcPr>
            <w:tcW w:w="8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FCD459" w14:textId="77777777" w:rsidR="007730EC" w:rsidRPr="00513B2F" w:rsidRDefault="007730EC" w:rsidP="00776DF2">
            <w:pPr>
              <w:ind w:left="90"/>
              <w:jc w:val="center"/>
              <w:rPr>
                <w:rFonts w:asciiTheme="minorHAnsi" w:hAnsiTheme="minorHAnsi" w:cs="Arial"/>
                <w:b/>
                <w:color w:val="365F91"/>
              </w:rPr>
            </w:pPr>
            <w:r w:rsidRPr="00513B2F">
              <w:rPr>
                <w:rFonts w:asciiTheme="minorHAnsi" w:hAnsiTheme="minorHAnsi" w:cs="Arial"/>
                <w:b/>
                <w:color w:val="365F91"/>
              </w:rPr>
              <w:t>Requirement</w:t>
            </w:r>
          </w:p>
        </w:tc>
      </w:tr>
      <w:tr w:rsidR="007730EC" w:rsidRPr="00513B2F" w14:paraId="594DE1AC" w14:textId="77777777" w:rsidTr="007730EC"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7C2D6" w14:textId="61C2A26A" w:rsidR="007730EC" w:rsidRPr="00513B2F" w:rsidRDefault="007730EC" w:rsidP="00776DF2">
            <w:pPr>
              <w:rPr>
                <w:rFonts w:asciiTheme="minorHAnsi" w:hAnsiTheme="minorHAnsi" w:cs="Arial"/>
                <w:szCs w:val="22"/>
                <w:lang w:val="en-AU"/>
              </w:rPr>
            </w:pPr>
            <w:r>
              <w:rPr>
                <w:rFonts w:asciiTheme="minorHAnsi" w:hAnsiTheme="minorHAnsi" w:cs="Arial"/>
                <w:szCs w:val="22"/>
                <w:lang w:val="en-AU"/>
              </w:rPr>
              <w:t>One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BB9E5C" w14:textId="6BBBF2A0" w:rsidR="007730EC" w:rsidRPr="00513B2F" w:rsidRDefault="007730EC" w:rsidP="00776DF2">
            <w:pPr>
              <w:rPr>
                <w:rFonts w:asciiTheme="minorHAnsi" w:hAnsiTheme="minorHAnsi" w:cs="Arial"/>
                <w:szCs w:val="22"/>
                <w:lang w:val="en-AU"/>
              </w:rPr>
            </w:pPr>
            <w:r w:rsidRPr="00513B2F">
              <w:rPr>
                <w:rFonts w:asciiTheme="minorHAnsi" w:hAnsiTheme="minorHAnsi" w:cs="Arial"/>
                <w:szCs w:val="22"/>
                <w:lang w:val="en-AU"/>
              </w:rPr>
              <w:t>NFR-001</w:t>
            </w:r>
          </w:p>
        </w:tc>
        <w:tc>
          <w:tcPr>
            <w:tcW w:w="8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B6E3CC" w14:textId="6393AEE6" w:rsidR="007730EC" w:rsidRPr="00513B2F" w:rsidRDefault="007730EC" w:rsidP="00EE7771">
            <w:pPr>
              <w:widowControl/>
              <w:spacing w:line="240" w:lineRule="auto"/>
              <w:rPr>
                <w:rFonts w:asciiTheme="minorHAnsi" w:hAnsiTheme="minorHAnsi" w:cs="Arial"/>
                <w:szCs w:val="22"/>
              </w:rPr>
            </w:pPr>
            <w:bookmarkStart w:id="373" w:name="_Toc459120949"/>
            <w:bookmarkEnd w:id="373"/>
            <w:r w:rsidRPr="000A4CA0">
              <w:rPr>
                <w:rFonts w:cs="Arial"/>
                <w:szCs w:val="22"/>
              </w:rPr>
              <w:t xml:space="preserve">PII data cannot be loaded into </w:t>
            </w:r>
            <w:r w:rsidR="00CE590B">
              <w:rPr>
                <w:rFonts w:cs="Arial"/>
                <w:szCs w:val="22"/>
              </w:rPr>
              <w:t>IDDL</w:t>
            </w:r>
          </w:p>
        </w:tc>
      </w:tr>
      <w:tr w:rsidR="007730EC" w:rsidRPr="00513B2F" w14:paraId="475A7896" w14:textId="77777777" w:rsidTr="007730EC"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B7556" w14:textId="32CFAF81" w:rsidR="007730EC" w:rsidRPr="00971362" w:rsidRDefault="007730EC" w:rsidP="00971362">
            <w:pPr>
              <w:widowControl/>
              <w:spacing w:line="240" w:lineRule="auto"/>
              <w:rPr>
                <w:rFonts w:asciiTheme="minorHAnsi" w:hAnsiTheme="minorHAnsi" w:cs="Arial"/>
                <w:szCs w:val="22"/>
              </w:rPr>
            </w:pPr>
            <w:r>
              <w:rPr>
                <w:rFonts w:asciiTheme="minorHAnsi" w:hAnsiTheme="minorHAnsi" w:cs="Arial"/>
                <w:szCs w:val="22"/>
              </w:rPr>
              <w:t>One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A2A8AB" w14:textId="1542469B" w:rsidR="007730EC" w:rsidRPr="00971362" w:rsidRDefault="007730EC" w:rsidP="00971362">
            <w:pPr>
              <w:widowControl/>
              <w:spacing w:line="240" w:lineRule="auto"/>
              <w:rPr>
                <w:rFonts w:asciiTheme="minorHAnsi" w:hAnsiTheme="minorHAnsi" w:cs="Arial"/>
                <w:szCs w:val="22"/>
              </w:rPr>
            </w:pPr>
            <w:r w:rsidRPr="00971362">
              <w:rPr>
                <w:rFonts w:asciiTheme="minorHAnsi" w:hAnsiTheme="minorHAnsi" w:cs="Arial"/>
                <w:szCs w:val="22"/>
              </w:rPr>
              <w:t>NFR-00</w:t>
            </w:r>
            <w:r>
              <w:rPr>
                <w:rFonts w:asciiTheme="minorHAnsi" w:hAnsiTheme="minorHAnsi" w:cs="Arial"/>
                <w:szCs w:val="22"/>
              </w:rPr>
              <w:t>2</w:t>
            </w:r>
          </w:p>
        </w:tc>
        <w:tc>
          <w:tcPr>
            <w:tcW w:w="8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2D9FDB" w14:textId="0D1A5892" w:rsidR="007730EC" w:rsidRPr="00513B2F" w:rsidRDefault="007730EC" w:rsidP="00971362">
            <w:pPr>
              <w:widowControl/>
              <w:spacing w:line="240" w:lineRule="auto"/>
              <w:rPr>
                <w:rFonts w:asciiTheme="minorHAnsi" w:hAnsiTheme="minorHAnsi" w:cs="Arial"/>
                <w:szCs w:val="22"/>
              </w:rPr>
            </w:pPr>
            <w:r w:rsidRPr="00971362">
              <w:rPr>
                <w:rFonts w:asciiTheme="minorHAnsi" w:hAnsiTheme="minorHAnsi" w:cs="Arial"/>
                <w:szCs w:val="22"/>
              </w:rPr>
              <w:t xml:space="preserve">Access to </w:t>
            </w:r>
            <w:r>
              <w:rPr>
                <w:rFonts w:asciiTheme="minorHAnsi" w:hAnsiTheme="minorHAnsi" w:cs="Arial"/>
                <w:szCs w:val="22"/>
              </w:rPr>
              <w:t>DataPhile</w:t>
            </w:r>
            <w:r w:rsidRPr="00971362">
              <w:rPr>
                <w:rFonts w:asciiTheme="minorHAnsi" w:hAnsiTheme="minorHAnsi" w:cs="Arial"/>
                <w:szCs w:val="22"/>
              </w:rPr>
              <w:t xml:space="preserve"> data in </w:t>
            </w:r>
            <w:r w:rsidR="00CE590B">
              <w:rPr>
                <w:rFonts w:asciiTheme="minorHAnsi" w:hAnsiTheme="minorHAnsi" w:cs="Arial"/>
                <w:szCs w:val="22"/>
              </w:rPr>
              <w:t>IDDL</w:t>
            </w:r>
            <w:r>
              <w:rPr>
                <w:rFonts w:asciiTheme="minorHAnsi" w:hAnsiTheme="minorHAnsi" w:cs="Arial"/>
                <w:szCs w:val="22"/>
              </w:rPr>
              <w:t xml:space="preserve"> </w:t>
            </w:r>
            <w:r w:rsidRPr="00971362">
              <w:rPr>
                <w:rFonts w:asciiTheme="minorHAnsi" w:hAnsiTheme="minorHAnsi" w:cs="Arial"/>
                <w:szCs w:val="22"/>
              </w:rPr>
              <w:t>should be restricted to authorized security profiles</w:t>
            </w:r>
          </w:p>
        </w:tc>
      </w:tr>
      <w:tr w:rsidR="007730EC" w:rsidRPr="00513B2F" w14:paraId="659AE296" w14:textId="77777777" w:rsidTr="007730EC"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6FD9F" w14:textId="32ABDE1E" w:rsidR="007730EC" w:rsidRPr="00971362" w:rsidRDefault="007730EC" w:rsidP="00CE590B">
            <w:pPr>
              <w:widowControl/>
              <w:spacing w:line="240" w:lineRule="auto"/>
              <w:rPr>
                <w:rFonts w:asciiTheme="minorHAnsi" w:hAnsiTheme="minorHAnsi" w:cs="Arial"/>
                <w:szCs w:val="22"/>
              </w:rPr>
            </w:pPr>
            <w:r>
              <w:rPr>
                <w:rFonts w:asciiTheme="minorHAnsi" w:hAnsiTheme="minorHAnsi" w:cs="Arial"/>
                <w:szCs w:val="22"/>
              </w:rPr>
              <w:t>Two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DAF9D5" w14:textId="023CE3AC" w:rsidR="007730EC" w:rsidRPr="00971362" w:rsidRDefault="007730EC" w:rsidP="00CE590B">
            <w:pPr>
              <w:widowControl/>
              <w:spacing w:line="240" w:lineRule="auto"/>
              <w:rPr>
                <w:rFonts w:asciiTheme="minorHAnsi" w:hAnsiTheme="minorHAnsi" w:cs="Arial"/>
                <w:szCs w:val="22"/>
              </w:rPr>
            </w:pPr>
            <w:r w:rsidRPr="00971362">
              <w:rPr>
                <w:rFonts w:asciiTheme="minorHAnsi" w:hAnsiTheme="minorHAnsi" w:cs="Arial"/>
                <w:szCs w:val="22"/>
              </w:rPr>
              <w:t>NFR-00</w:t>
            </w:r>
            <w:r>
              <w:rPr>
                <w:rFonts w:asciiTheme="minorHAnsi" w:hAnsiTheme="minorHAnsi" w:cs="Arial"/>
                <w:szCs w:val="22"/>
              </w:rPr>
              <w:t>3</w:t>
            </w:r>
          </w:p>
        </w:tc>
        <w:tc>
          <w:tcPr>
            <w:tcW w:w="8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AF4FF2" w14:textId="7BF0C566" w:rsidR="007730EC" w:rsidRPr="0071562F" w:rsidRDefault="00CE590B" w:rsidP="00CE590B">
            <w:pPr>
              <w:widowControl/>
              <w:spacing w:line="240" w:lineRule="auto"/>
              <w:rPr>
                <w:rFonts w:asciiTheme="minorHAnsi" w:hAnsiTheme="minorHAnsi" w:cs="Arial"/>
                <w:color w:val="FF0000"/>
                <w:szCs w:val="22"/>
              </w:rPr>
            </w:pPr>
            <w:r>
              <w:rPr>
                <w:rFonts w:cs="Arial"/>
                <w:szCs w:val="22"/>
              </w:rPr>
              <w:t>IDDL</w:t>
            </w:r>
            <w:r w:rsidR="007730EC">
              <w:rPr>
                <w:rFonts w:cs="Arial"/>
                <w:szCs w:val="22"/>
              </w:rPr>
              <w:t xml:space="preserve"> </w:t>
            </w:r>
            <w:r w:rsidR="007730EC" w:rsidRPr="00CA4D96">
              <w:rPr>
                <w:rFonts w:cs="Arial"/>
                <w:szCs w:val="22"/>
              </w:rPr>
              <w:t xml:space="preserve">must be able to ingest </w:t>
            </w:r>
            <w:r w:rsidR="007730EC">
              <w:rPr>
                <w:rFonts w:cs="Arial"/>
                <w:szCs w:val="22"/>
              </w:rPr>
              <w:t>DataPhile</w:t>
            </w:r>
            <w:r w:rsidR="007730EC" w:rsidRPr="00CA4D96">
              <w:rPr>
                <w:rFonts w:cs="Arial"/>
                <w:szCs w:val="22"/>
              </w:rPr>
              <w:t xml:space="preserve"> data upon </w:t>
            </w:r>
            <w:r w:rsidR="007730EC">
              <w:rPr>
                <w:rFonts w:cs="Arial"/>
                <w:szCs w:val="22"/>
              </w:rPr>
              <w:t>trigger</w:t>
            </w:r>
            <w:r w:rsidR="007730EC" w:rsidRPr="00CA4D96">
              <w:rPr>
                <w:rFonts w:cs="Arial"/>
                <w:szCs w:val="22"/>
              </w:rPr>
              <w:t xml:space="preserve"> </w:t>
            </w:r>
            <w:r w:rsidR="007730EC" w:rsidRPr="007C6300">
              <w:rPr>
                <w:rFonts w:cs="Arial"/>
                <w:szCs w:val="22"/>
              </w:rPr>
              <w:t xml:space="preserve">and trigger the </w:t>
            </w:r>
            <w:r w:rsidR="007730EC">
              <w:rPr>
                <w:rFonts w:cs="Arial"/>
                <w:szCs w:val="22"/>
              </w:rPr>
              <w:t>I</w:t>
            </w:r>
            <w:r w:rsidR="007730EC" w:rsidRPr="007C6300">
              <w:rPr>
                <w:rFonts w:cs="Arial"/>
                <w:szCs w:val="22"/>
              </w:rPr>
              <w:t>DDL curation when all databases have been loaded.</w:t>
            </w:r>
            <w:r w:rsidR="007730EC">
              <w:rPr>
                <w:rFonts w:cs="Arial"/>
                <w:strike/>
                <w:szCs w:val="22"/>
              </w:rPr>
              <w:t xml:space="preserve"> </w:t>
            </w:r>
          </w:p>
        </w:tc>
      </w:tr>
      <w:tr w:rsidR="007730EC" w:rsidRPr="00513B2F" w14:paraId="2915069A" w14:textId="77777777" w:rsidTr="007730EC"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12B54" w14:textId="6848D9F9" w:rsidR="007730EC" w:rsidRPr="00971362" w:rsidRDefault="007730EC" w:rsidP="00971362">
            <w:pPr>
              <w:widowControl/>
              <w:spacing w:line="240" w:lineRule="auto"/>
              <w:rPr>
                <w:rFonts w:asciiTheme="minorHAnsi" w:hAnsiTheme="minorHAnsi" w:cs="Arial"/>
                <w:szCs w:val="22"/>
              </w:rPr>
            </w:pPr>
            <w:r>
              <w:rPr>
                <w:rFonts w:asciiTheme="minorHAnsi" w:hAnsiTheme="minorHAnsi" w:cs="Arial"/>
                <w:szCs w:val="22"/>
              </w:rPr>
              <w:t xml:space="preserve">Two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CDAF3E" w14:textId="5ED58AF8" w:rsidR="007730EC" w:rsidRPr="00971362" w:rsidRDefault="007730EC" w:rsidP="00971362">
            <w:pPr>
              <w:widowControl/>
              <w:spacing w:line="240" w:lineRule="auto"/>
              <w:rPr>
                <w:rFonts w:asciiTheme="minorHAnsi" w:hAnsiTheme="minorHAnsi" w:cs="Arial"/>
                <w:szCs w:val="22"/>
              </w:rPr>
            </w:pPr>
            <w:r w:rsidRPr="00971362">
              <w:rPr>
                <w:rFonts w:asciiTheme="minorHAnsi" w:hAnsiTheme="minorHAnsi" w:cs="Arial"/>
                <w:szCs w:val="22"/>
              </w:rPr>
              <w:t>NFR-004</w:t>
            </w:r>
          </w:p>
        </w:tc>
        <w:tc>
          <w:tcPr>
            <w:tcW w:w="8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C8C406" w14:textId="3438E184" w:rsidR="007730EC" w:rsidRPr="00513B2F" w:rsidRDefault="007730EC" w:rsidP="00971362">
            <w:pPr>
              <w:widowControl/>
              <w:spacing w:line="240" w:lineRule="auto"/>
              <w:rPr>
                <w:rFonts w:asciiTheme="minorHAnsi" w:hAnsiTheme="minorHAnsi" w:cs="Arial"/>
                <w:szCs w:val="22"/>
              </w:rPr>
            </w:pPr>
            <w:r w:rsidRPr="00971362">
              <w:rPr>
                <w:rFonts w:asciiTheme="minorHAnsi" w:hAnsiTheme="minorHAnsi" w:cs="Arial"/>
                <w:szCs w:val="22"/>
              </w:rPr>
              <w:t xml:space="preserve">Data ingested in </w:t>
            </w:r>
            <w:r w:rsidR="00CE590B">
              <w:rPr>
                <w:rFonts w:asciiTheme="minorHAnsi" w:hAnsiTheme="minorHAnsi" w:cs="Arial"/>
                <w:szCs w:val="22"/>
              </w:rPr>
              <w:t>IDDL</w:t>
            </w:r>
            <w:r>
              <w:rPr>
                <w:rFonts w:asciiTheme="minorHAnsi" w:hAnsiTheme="minorHAnsi" w:cs="Arial"/>
                <w:szCs w:val="22"/>
              </w:rPr>
              <w:t xml:space="preserve"> </w:t>
            </w:r>
            <w:r w:rsidRPr="00971362">
              <w:rPr>
                <w:rFonts w:asciiTheme="minorHAnsi" w:hAnsiTheme="minorHAnsi" w:cs="Arial"/>
                <w:szCs w:val="22"/>
              </w:rPr>
              <w:t xml:space="preserve">will be retained indefinitely </w:t>
            </w:r>
            <w:r>
              <w:rPr>
                <w:rFonts w:asciiTheme="minorHAnsi" w:hAnsiTheme="minorHAnsi" w:cs="Arial"/>
                <w:szCs w:val="22"/>
              </w:rPr>
              <w:t xml:space="preserve">. History cannot be deleted. </w:t>
            </w:r>
          </w:p>
        </w:tc>
      </w:tr>
      <w:tr w:rsidR="007730EC" w:rsidRPr="00513B2F" w14:paraId="169EB7E2" w14:textId="77777777" w:rsidTr="007730EC"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6E243" w14:textId="77777777" w:rsidR="007730EC" w:rsidRPr="00971362" w:rsidRDefault="007730EC" w:rsidP="00971362">
            <w:pPr>
              <w:rPr>
                <w:rFonts w:asciiTheme="minorHAnsi" w:hAnsiTheme="minorHAnsi" w:cs="Arial"/>
                <w:szCs w:val="2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694B5C" w14:textId="67893FF1" w:rsidR="007730EC" w:rsidRPr="00971362" w:rsidRDefault="007730EC" w:rsidP="00971362">
            <w:pPr>
              <w:rPr>
                <w:rFonts w:asciiTheme="minorHAnsi" w:hAnsiTheme="minorHAnsi" w:cs="Arial"/>
                <w:szCs w:val="22"/>
              </w:rPr>
            </w:pPr>
          </w:p>
        </w:tc>
        <w:tc>
          <w:tcPr>
            <w:tcW w:w="8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7CF3B9" w14:textId="77777777" w:rsidR="007730EC" w:rsidRPr="00513B2F" w:rsidRDefault="007730EC" w:rsidP="00971362">
            <w:pPr>
              <w:widowControl/>
              <w:spacing w:line="240" w:lineRule="auto"/>
              <w:rPr>
                <w:rFonts w:asciiTheme="minorHAnsi" w:hAnsiTheme="minorHAnsi" w:cs="Arial"/>
                <w:szCs w:val="22"/>
              </w:rPr>
            </w:pPr>
          </w:p>
        </w:tc>
      </w:tr>
    </w:tbl>
    <w:p w14:paraId="6EE1EA05" w14:textId="0F126AF7" w:rsidR="00551A37" w:rsidRPr="00513B2F" w:rsidRDefault="00551A37" w:rsidP="00551A37">
      <w:pPr>
        <w:pStyle w:val="Heading1"/>
        <w:numPr>
          <w:ilvl w:val="0"/>
          <w:numId w:val="0"/>
        </w:numPr>
        <w:ind w:left="432" w:hanging="432"/>
        <w:rPr>
          <w:rFonts w:asciiTheme="minorHAnsi" w:hAnsiTheme="minorHAnsi" w:cs="Arial"/>
        </w:rPr>
      </w:pPr>
    </w:p>
    <w:p w14:paraId="56001896" w14:textId="77777777" w:rsidR="00FC25AD" w:rsidRPr="00513B2F" w:rsidRDefault="00FC25AD" w:rsidP="00FC25AD">
      <w:pPr>
        <w:pStyle w:val="TemplateInstructions"/>
        <w:ind w:left="0"/>
        <w:rPr>
          <w:rFonts w:asciiTheme="minorHAnsi" w:hAnsiTheme="minorHAnsi" w:cs="Arial"/>
          <w:i w:val="0"/>
          <w:sz w:val="18"/>
          <w:szCs w:val="18"/>
        </w:rPr>
      </w:pPr>
    </w:p>
    <w:p w14:paraId="60B7E082" w14:textId="49B7FFCC" w:rsidR="00B20DBB" w:rsidRPr="00513B2F" w:rsidRDefault="4B5FC726" w:rsidP="006B50FB">
      <w:pPr>
        <w:pStyle w:val="Heading1"/>
        <w:ind w:left="0" w:firstLine="0"/>
        <w:rPr>
          <w:rFonts w:asciiTheme="minorHAnsi" w:hAnsiTheme="minorHAnsi" w:cs="Arial"/>
        </w:rPr>
      </w:pPr>
      <w:bookmarkStart w:id="374" w:name="_Toc27638910"/>
      <w:bookmarkStart w:id="375" w:name="_Toc440007365"/>
      <w:bookmarkStart w:id="376" w:name="_Toc440008011"/>
      <w:bookmarkStart w:id="377" w:name="_Toc447026985"/>
      <w:bookmarkStart w:id="378" w:name="_Toc436221602"/>
      <w:bookmarkStart w:id="379" w:name="_Toc440007366"/>
      <w:bookmarkStart w:id="380" w:name="_Toc440008012"/>
      <w:r w:rsidRPr="00513B2F">
        <w:rPr>
          <w:rFonts w:asciiTheme="minorHAnsi" w:hAnsiTheme="minorHAnsi" w:cs="Arial"/>
        </w:rPr>
        <w:t>Business Rules</w:t>
      </w:r>
      <w:bookmarkEnd w:id="374"/>
    </w:p>
    <w:p w14:paraId="226E2E59" w14:textId="6281128F" w:rsidR="004E4FB5" w:rsidRPr="00513B2F" w:rsidRDefault="004E4FB5" w:rsidP="003F7D50">
      <w:pPr>
        <w:rPr>
          <w:rFonts w:asciiTheme="minorHAnsi" w:hAnsiTheme="minorHAnsi" w:cs="Arial"/>
        </w:rPr>
      </w:pPr>
    </w:p>
    <w:p w14:paraId="1ED24CA6" w14:textId="1E89E45B" w:rsidR="00B80C54" w:rsidRPr="00513B2F" w:rsidRDefault="00551A37" w:rsidP="00551A37">
      <w:pPr>
        <w:rPr>
          <w:rFonts w:asciiTheme="minorHAnsi" w:hAnsiTheme="minorHAnsi" w:cs="Arial"/>
        </w:rPr>
      </w:pPr>
      <w:r w:rsidRPr="00513B2F">
        <w:rPr>
          <w:rFonts w:asciiTheme="minorHAnsi" w:hAnsiTheme="minorHAnsi" w:cs="Arial"/>
        </w:rPr>
        <w:t xml:space="preserve">No business rules are applicable for this BRD, as it documents ingestion of data from </w:t>
      </w:r>
      <w:r w:rsidR="002627E6">
        <w:rPr>
          <w:rFonts w:asciiTheme="minorHAnsi" w:hAnsiTheme="minorHAnsi" w:cs="Arial"/>
        </w:rPr>
        <w:t>DataPhile</w:t>
      </w:r>
      <w:r w:rsidR="004C19AB">
        <w:rPr>
          <w:rFonts w:asciiTheme="minorHAnsi" w:hAnsiTheme="minorHAnsi" w:cs="Arial"/>
        </w:rPr>
        <w:t xml:space="preserve"> </w:t>
      </w:r>
      <w:r w:rsidRPr="00513B2F">
        <w:rPr>
          <w:rFonts w:asciiTheme="minorHAnsi" w:hAnsiTheme="minorHAnsi" w:cs="Arial"/>
        </w:rPr>
        <w:t xml:space="preserve">to the </w:t>
      </w:r>
      <w:r w:rsidR="00CE590B">
        <w:rPr>
          <w:rFonts w:asciiTheme="minorHAnsi" w:hAnsiTheme="minorHAnsi" w:cs="Arial"/>
        </w:rPr>
        <w:t>IDDL</w:t>
      </w:r>
      <w:r w:rsidR="00967FD2">
        <w:rPr>
          <w:rFonts w:asciiTheme="minorHAnsi" w:hAnsiTheme="minorHAnsi" w:cs="Arial"/>
        </w:rPr>
        <w:t xml:space="preserve"> </w:t>
      </w:r>
      <w:r w:rsidRPr="00513B2F">
        <w:rPr>
          <w:rFonts w:asciiTheme="minorHAnsi" w:hAnsiTheme="minorHAnsi" w:cs="Arial"/>
        </w:rPr>
        <w:t>Raw Zone with</w:t>
      </w:r>
      <w:r w:rsidR="007372FD" w:rsidRPr="00513B2F">
        <w:rPr>
          <w:rFonts w:asciiTheme="minorHAnsi" w:hAnsiTheme="minorHAnsi" w:cs="Arial"/>
        </w:rPr>
        <w:t>out any</w:t>
      </w:r>
      <w:r w:rsidRPr="00513B2F">
        <w:rPr>
          <w:rFonts w:asciiTheme="minorHAnsi" w:hAnsiTheme="minorHAnsi" w:cs="Arial"/>
        </w:rPr>
        <w:t xml:space="preserve"> transformations</w:t>
      </w:r>
      <w:r w:rsidR="005A3319">
        <w:rPr>
          <w:rFonts w:asciiTheme="minorHAnsi" w:hAnsiTheme="minorHAnsi" w:cs="Arial"/>
        </w:rPr>
        <w:t xml:space="preserve"> with exception that all PII fields</w:t>
      </w:r>
      <w:r w:rsidR="00A738BF">
        <w:rPr>
          <w:rFonts w:asciiTheme="minorHAnsi" w:hAnsiTheme="minorHAnsi" w:cs="Arial"/>
        </w:rPr>
        <w:t xml:space="preserve"> are not included. </w:t>
      </w:r>
      <w:r w:rsidR="005A3319">
        <w:rPr>
          <w:rFonts w:asciiTheme="minorHAnsi" w:hAnsiTheme="minorHAnsi" w:cs="Arial"/>
        </w:rPr>
        <w:t xml:space="preserve"> </w:t>
      </w:r>
    </w:p>
    <w:p w14:paraId="748CE29B" w14:textId="77777777" w:rsidR="00971362" w:rsidRDefault="00971362">
      <w:pPr>
        <w:widowControl/>
        <w:spacing w:after="200" w:line="276" w:lineRule="auto"/>
        <w:rPr>
          <w:rFonts w:asciiTheme="minorHAnsi" w:hAnsiTheme="minorHAnsi" w:cs="Arial"/>
        </w:rPr>
      </w:pPr>
    </w:p>
    <w:p w14:paraId="5A36A037" w14:textId="4583DF88" w:rsidR="006B50FB" w:rsidRPr="00513B2F" w:rsidRDefault="4B5FC726" w:rsidP="006B50FB">
      <w:pPr>
        <w:pStyle w:val="Heading1"/>
        <w:ind w:left="0" w:firstLine="0"/>
        <w:rPr>
          <w:rFonts w:asciiTheme="minorHAnsi" w:hAnsiTheme="minorHAnsi" w:cs="Arial"/>
        </w:rPr>
      </w:pPr>
      <w:bookmarkStart w:id="381" w:name="_Toc27638911"/>
      <w:r w:rsidRPr="00513B2F">
        <w:rPr>
          <w:rFonts w:asciiTheme="minorHAnsi" w:hAnsiTheme="minorHAnsi" w:cs="Arial"/>
        </w:rPr>
        <w:t>Approvals</w:t>
      </w:r>
      <w:bookmarkEnd w:id="375"/>
      <w:bookmarkEnd w:id="376"/>
      <w:bookmarkEnd w:id="377"/>
      <w:bookmarkEnd w:id="381"/>
    </w:p>
    <w:tbl>
      <w:tblPr>
        <w:tblW w:w="11209" w:type="dxa"/>
        <w:tblInd w:w="-5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7"/>
        <w:gridCol w:w="1349"/>
        <w:gridCol w:w="1549"/>
        <w:gridCol w:w="1451"/>
        <w:gridCol w:w="1840"/>
        <w:gridCol w:w="3033"/>
      </w:tblGrid>
      <w:tr w:rsidR="000F2024" w:rsidRPr="00513B2F" w14:paraId="6EE1382C" w14:textId="77777777" w:rsidTr="001724DB"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8D851B" w14:textId="77777777" w:rsidR="00DB267A" w:rsidRPr="00513B2F" w:rsidRDefault="00DB267A" w:rsidP="00DB267A">
            <w:pPr>
              <w:jc w:val="center"/>
              <w:rPr>
                <w:rFonts w:asciiTheme="minorHAnsi" w:hAnsiTheme="minorHAnsi" w:cs="Arial"/>
                <w:b/>
                <w:color w:val="365F91"/>
                <w:sz w:val="22"/>
              </w:rPr>
            </w:pPr>
            <w:bookmarkStart w:id="382" w:name="_Hlk525301174"/>
            <w:bookmarkStart w:id="383" w:name="_Hlk527632820"/>
            <w:bookmarkStart w:id="384" w:name="_Hlk525301567"/>
            <w:r w:rsidRPr="00513B2F">
              <w:rPr>
                <w:rFonts w:asciiTheme="minorHAnsi" w:hAnsiTheme="minorHAnsi" w:cs="Arial"/>
                <w:b/>
                <w:color w:val="365F91"/>
              </w:rPr>
              <w:t>Role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38263D" w14:textId="77777777" w:rsidR="00DB267A" w:rsidRPr="00513B2F" w:rsidRDefault="00DB267A" w:rsidP="00DB267A">
            <w:pPr>
              <w:jc w:val="center"/>
              <w:rPr>
                <w:rFonts w:asciiTheme="minorHAnsi" w:hAnsiTheme="minorHAnsi" w:cs="Arial"/>
                <w:b/>
                <w:color w:val="365F91"/>
                <w:sz w:val="22"/>
              </w:rPr>
            </w:pPr>
            <w:r w:rsidRPr="00513B2F">
              <w:rPr>
                <w:rFonts w:asciiTheme="minorHAnsi" w:hAnsiTheme="minorHAnsi" w:cs="Arial"/>
                <w:b/>
                <w:color w:val="365F91"/>
              </w:rPr>
              <w:t>Approvals</w:t>
            </w: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1FCC4D" w14:textId="77777777" w:rsidR="00DB267A" w:rsidRPr="00513B2F" w:rsidRDefault="00DB267A" w:rsidP="00DB267A">
            <w:pPr>
              <w:jc w:val="center"/>
              <w:rPr>
                <w:rFonts w:asciiTheme="minorHAnsi" w:hAnsiTheme="minorHAnsi" w:cs="Arial"/>
                <w:b/>
                <w:color w:val="365F91"/>
                <w:sz w:val="22"/>
              </w:rPr>
            </w:pPr>
            <w:r w:rsidRPr="00513B2F">
              <w:rPr>
                <w:rFonts w:asciiTheme="minorHAnsi" w:hAnsiTheme="minorHAnsi" w:cs="Arial"/>
                <w:b/>
                <w:color w:val="365F91"/>
                <w:sz w:val="22"/>
              </w:rPr>
              <w:t>Contributors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ED6D28" w14:textId="77777777" w:rsidR="00DB267A" w:rsidRPr="00513B2F" w:rsidRDefault="00DB267A" w:rsidP="00DB267A">
            <w:pPr>
              <w:jc w:val="center"/>
              <w:rPr>
                <w:rFonts w:asciiTheme="minorHAnsi" w:hAnsiTheme="minorHAnsi" w:cs="Arial"/>
                <w:b/>
                <w:color w:val="365F91"/>
                <w:sz w:val="22"/>
              </w:rPr>
            </w:pPr>
            <w:r w:rsidRPr="00513B2F">
              <w:rPr>
                <w:rFonts w:asciiTheme="minorHAnsi" w:hAnsiTheme="minorHAnsi" w:cs="Arial"/>
                <w:b/>
                <w:color w:val="365F91"/>
                <w:sz w:val="22"/>
              </w:rPr>
              <w:t>Distribution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816070" w14:textId="77777777" w:rsidR="00DB267A" w:rsidRPr="00513B2F" w:rsidRDefault="00DB267A" w:rsidP="00DB267A">
            <w:pPr>
              <w:jc w:val="center"/>
              <w:rPr>
                <w:rFonts w:asciiTheme="minorHAnsi" w:hAnsiTheme="minorHAnsi" w:cs="Arial"/>
                <w:b/>
                <w:color w:val="365F91"/>
              </w:rPr>
            </w:pPr>
            <w:r w:rsidRPr="00513B2F">
              <w:rPr>
                <w:rFonts w:asciiTheme="minorHAnsi" w:hAnsiTheme="minorHAnsi" w:cs="Arial"/>
                <w:b/>
                <w:color w:val="365F91"/>
              </w:rPr>
              <w:t>Name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5D7868" w14:textId="77777777" w:rsidR="00DB267A" w:rsidRPr="00513B2F" w:rsidRDefault="00DB267A" w:rsidP="00DB267A">
            <w:pPr>
              <w:jc w:val="center"/>
              <w:rPr>
                <w:rFonts w:asciiTheme="minorHAnsi" w:hAnsiTheme="minorHAnsi" w:cs="Arial"/>
                <w:b/>
                <w:color w:val="365F91"/>
              </w:rPr>
            </w:pPr>
            <w:r w:rsidRPr="00513B2F">
              <w:rPr>
                <w:rFonts w:asciiTheme="minorHAnsi" w:hAnsiTheme="minorHAnsi" w:cs="Arial"/>
                <w:b/>
                <w:color w:val="365F91"/>
              </w:rPr>
              <w:t>Title</w:t>
            </w:r>
          </w:p>
        </w:tc>
      </w:tr>
      <w:tr w:rsidR="000741A7" w:rsidRPr="00513B2F" w14:paraId="58EF62CC" w14:textId="77777777" w:rsidTr="001724DB"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CAB03D" w14:textId="77777777" w:rsidR="000741A7" w:rsidRPr="00513B2F" w:rsidRDefault="000741A7" w:rsidP="00546DDE">
            <w:pPr>
              <w:rPr>
                <w:rFonts w:asciiTheme="minorHAnsi" w:hAnsiTheme="minorHAnsi" w:cs="Arial"/>
              </w:rPr>
            </w:pPr>
            <w:r w:rsidRPr="00513B2F">
              <w:rPr>
                <w:rFonts w:asciiTheme="minorHAnsi" w:hAnsiTheme="minorHAnsi" w:cs="Arial"/>
              </w:rPr>
              <w:t>Project solution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D7E169" w14:textId="77777777" w:rsidR="000741A7" w:rsidRPr="00513B2F" w:rsidRDefault="000741A7" w:rsidP="00546DDE">
            <w:pPr>
              <w:jc w:val="center"/>
              <w:rPr>
                <w:rFonts w:asciiTheme="minorHAnsi" w:hAnsiTheme="minorHAnsi" w:cs="Arial"/>
                <w:sz w:val="22"/>
              </w:rPr>
            </w:pP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EF5D66" w14:textId="77777777" w:rsidR="000741A7" w:rsidRPr="00513B2F" w:rsidRDefault="000741A7" w:rsidP="00546DDE">
            <w:pPr>
              <w:jc w:val="center"/>
              <w:rPr>
                <w:rFonts w:asciiTheme="minorHAnsi" w:hAnsiTheme="minorHAnsi" w:cs="Arial"/>
                <w:sz w:val="22"/>
              </w:rPr>
            </w:pPr>
            <w:r w:rsidRPr="00513B2F">
              <w:rPr>
                <w:rFonts w:asciiTheme="minorHAnsi" w:hAnsiTheme="minorHAnsi" w:cs="Arial"/>
                <w:sz w:val="22"/>
              </w:rPr>
              <w:t>x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DEED3D" w14:textId="77777777" w:rsidR="000741A7" w:rsidRPr="00513B2F" w:rsidRDefault="000741A7" w:rsidP="00546DDE">
            <w:pPr>
              <w:jc w:val="center"/>
              <w:rPr>
                <w:rFonts w:asciiTheme="minorHAnsi" w:hAnsiTheme="minorHAnsi" w:cs="Arial"/>
                <w:sz w:val="22"/>
              </w:rPr>
            </w:pPr>
            <w:r w:rsidRPr="00513B2F">
              <w:rPr>
                <w:rFonts w:asciiTheme="minorHAnsi" w:hAnsiTheme="minorHAnsi" w:cs="Arial"/>
                <w:sz w:val="22"/>
              </w:rPr>
              <w:t>x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403F88" w14:textId="77777777" w:rsidR="000741A7" w:rsidRPr="00513B2F" w:rsidRDefault="000741A7" w:rsidP="00546DDE">
            <w:pPr>
              <w:rPr>
                <w:rFonts w:asciiTheme="minorHAnsi" w:hAnsiTheme="minorHAnsi" w:cs="Arial"/>
              </w:rPr>
            </w:pPr>
            <w:r w:rsidRPr="00513B2F">
              <w:rPr>
                <w:rFonts w:asciiTheme="minorHAnsi" w:hAnsiTheme="minorHAnsi" w:cs="Arial"/>
              </w:rPr>
              <w:t>Alexandra Dascalu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D246B4" w14:textId="77777777" w:rsidR="000741A7" w:rsidRPr="00513B2F" w:rsidRDefault="000741A7" w:rsidP="00546DDE">
            <w:pPr>
              <w:rPr>
                <w:rFonts w:asciiTheme="minorHAnsi" w:hAnsiTheme="minorHAnsi" w:cs="Arial"/>
              </w:rPr>
            </w:pPr>
            <w:r w:rsidRPr="00513B2F">
              <w:rPr>
                <w:rFonts w:asciiTheme="minorHAnsi" w:hAnsiTheme="minorHAnsi" w:cs="Arial"/>
              </w:rPr>
              <w:t>Solutions Architect</w:t>
            </w:r>
          </w:p>
        </w:tc>
      </w:tr>
      <w:tr w:rsidR="000F2024" w:rsidRPr="00513B2F" w14:paraId="0C122A02" w14:textId="77777777" w:rsidTr="001724DB"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4E0639D" w14:textId="24869F6F" w:rsidR="000F2024" w:rsidRPr="00513B2F" w:rsidRDefault="00CE590B" w:rsidP="00F46113">
            <w:pPr>
              <w:rPr>
                <w:rFonts w:asciiTheme="minorHAnsi" w:hAnsiTheme="minorHAnsi" w:cs="Arial"/>
                <w:sz w:val="22"/>
              </w:rPr>
            </w:pPr>
            <w:bookmarkStart w:id="385" w:name="_Hlk528051682"/>
            <w:r>
              <w:rPr>
                <w:rFonts w:asciiTheme="minorHAnsi" w:hAnsiTheme="minorHAnsi" w:cs="Arial"/>
              </w:rPr>
              <w:t>IDDL</w:t>
            </w:r>
            <w:r w:rsidR="00967FD2">
              <w:rPr>
                <w:rFonts w:asciiTheme="minorHAnsi" w:hAnsiTheme="minorHAnsi" w:cs="Arial"/>
              </w:rPr>
              <w:t xml:space="preserve"> </w:t>
            </w:r>
            <w:r w:rsidR="00F46A11" w:rsidRPr="00513B2F">
              <w:rPr>
                <w:rFonts w:asciiTheme="minorHAnsi" w:hAnsiTheme="minorHAnsi" w:cs="Arial"/>
              </w:rPr>
              <w:t>Pro</w:t>
            </w:r>
            <w:r w:rsidR="006D545E">
              <w:rPr>
                <w:rFonts w:asciiTheme="minorHAnsi" w:hAnsiTheme="minorHAnsi" w:cs="Arial"/>
              </w:rPr>
              <w:t xml:space="preserve">ject </w:t>
            </w:r>
            <w:r w:rsidR="00F46A11" w:rsidRPr="00513B2F">
              <w:rPr>
                <w:rFonts w:asciiTheme="minorHAnsi" w:hAnsiTheme="minorHAnsi" w:cs="Arial"/>
              </w:rPr>
              <w:t>Manager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5A4B5C" w14:textId="77777777" w:rsidR="000F2024" w:rsidRPr="00513B2F" w:rsidRDefault="000F2024" w:rsidP="00F46113">
            <w:pPr>
              <w:jc w:val="center"/>
              <w:rPr>
                <w:rFonts w:asciiTheme="minorHAnsi" w:hAnsiTheme="minorHAnsi" w:cs="Arial"/>
                <w:sz w:val="22"/>
              </w:rPr>
            </w:pPr>
            <w:r w:rsidRPr="00513B2F">
              <w:rPr>
                <w:rFonts w:asciiTheme="minorHAnsi" w:hAnsiTheme="minorHAnsi" w:cs="Arial"/>
                <w:sz w:val="22"/>
              </w:rPr>
              <w:t xml:space="preserve"> </w:t>
            </w: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09F3A5" w14:textId="4BC75ABE" w:rsidR="000F2024" w:rsidRPr="00513B2F" w:rsidRDefault="000F2024" w:rsidP="00F46113">
            <w:pPr>
              <w:jc w:val="center"/>
              <w:rPr>
                <w:rFonts w:asciiTheme="minorHAnsi" w:hAnsiTheme="minorHAnsi" w:cs="Arial"/>
                <w:sz w:val="22"/>
              </w:rPr>
            </w:pPr>
            <w:r>
              <w:rPr>
                <w:rFonts w:asciiTheme="minorHAnsi" w:hAnsiTheme="minorHAnsi" w:cs="Arial"/>
                <w:sz w:val="22"/>
              </w:rPr>
              <w:t>x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D4D802" w14:textId="77777777" w:rsidR="000F2024" w:rsidRPr="00513B2F" w:rsidRDefault="000F2024" w:rsidP="00F46113">
            <w:pPr>
              <w:jc w:val="center"/>
              <w:rPr>
                <w:rFonts w:asciiTheme="minorHAnsi" w:hAnsiTheme="minorHAnsi" w:cs="Arial"/>
                <w:sz w:val="22"/>
              </w:rPr>
            </w:pPr>
            <w:r w:rsidRPr="00513B2F">
              <w:rPr>
                <w:rFonts w:asciiTheme="minorHAnsi" w:hAnsiTheme="minorHAnsi" w:cs="Arial"/>
                <w:sz w:val="22"/>
              </w:rPr>
              <w:t>x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6FA11D" w14:textId="50A7830A" w:rsidR="000F2024" w:rsidRPr="00513B2F" w:rsidRDefault="00853D07" w:rsidP="00F46113">
            <w:pPr>
              <w:rPr>
                <w:rFonts w:asciiTheme="minorHAnsi" w:hAnsiTheme="minorHAnsi" w:cs="Arial"/>
              </w:rPr>
            </w:pPr>
            <w:r w:rsidRPr="00853D07">
              <w:rPr>
                <w:rFonts w:asciiTheme="minorHAnsi" w:hAnsiTheme="minorHAnsi" w:cs="Arial"/>
              </w:rPr>
              <w:t>Harneet Aulak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84ADF3" w14:textId="77777777" w:rsidR="000F2024" w:rsidRPr="00513B2F" w:rsidRDefault="000F2024" w:rsidP="00F46113">
            <w:pPr>
              <w:rPr>
                <w:rFonts w:asciiTheme="minorHAnsi" w:hAnsiTheme="minorHAnsi" w:cs="Arial"/>
              </w:rPr>
            </w:pPr>
            <w:r w:rsidRPr="00513B2F">
              <w:rPr>
                <w:rFonts w:asciiTheme="minorHAnsi" w:hAnsiTheme="minorHAnsi" w:cs="Arial"/>
              </w:rPr>
              <w:t>Project Manager, GSD</w:t>
            </w:r>
          </w:p>
        </w:tc>
      </w:tr>
      <w:tr w:rsidR="000F2024" w:rsidRPr="00513B2F" w14:paraId="3AF42C63" w14:textId="77777777" w:rsidTr="001724DB">
        <w:trPr>
          <w:trHeight w:val="206"/>
        </w:trPr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231164" w14:textId="77777777" w:rsidR="00A702A3" w:rsidRPr="00513B2F" w:rsidRDefault="00A702A3" w:rsidP="00A702A3">
            <w:pPr>
              <w:rPr>
                <w:rFonts w:asciiTheme="minorHAnsi" w:hAnsiTheme="minorHAnsi" w:cs="Arial"/>
                <w:sz w:val="22"/>
              </w:rPr>
            </w:pPr>
            <w:r w:rsidRPr="00513B2F">
              <w:rPr>
                <w:rFonts w:asciiTheme="minorHAnsi" w:hAnsiTheme="minorHAnsi" w:cs="Arial"/>
              </w:rPr>
              <w:t>Development Lead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5F1A2B" w14:textId="61E8B3E3" w:rsidR="00A702A3" w:rsidRPr="00513B2F" w:rsidRDefault="00DF780A" w:rsidP="00A702A3">
            <w:pPr>
              <w:jc w:val="center"/>
              <w:rPr>
                <w:rFonts w:asciiTheme="minorHAnsi" w:hAnsiTheme="minorHAnsi" w:cs="Arial"/>
                <w:sz w:val="22"/>
              </w:rPr>
            </w:pPr>
            <w:r w:rsidRPr="00513B2F">
              <w:rPr>
                <w:rFonts w:asciiTheme="minorHAnsi" w:hAnsiTheme="minorHAnsi" w:cs="Arial"/>
                <w:sz w:val="22"/>
              </w:rPr>
              <w:t xml:space="preserve"> </w:t>
            </w: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7BD298" w14:textId="6E93D60F" w:rsidR="00A702A3" w:rsidRPr="00513B2F" w:rsidRDefault="00547601" w:rsidP="00A702A3">
            <w:pPr>
              <w:jc w:val="center"/>
              <w:rPr>
                <w:rFonts w:asciiTheme="minorHAnsi" w:hAnsiTheme="minorHAnsi" w:cs="Arial"/>
                <w:sz w:val="22"/>
              </w:rPr>
            </w:pPr>
            <w:r w:rsidRPr="00513B2F">
              <w:rPr>
                <w:rFonts w:asciiTheme="minorHAnsi" w:hAnsiTheme="minorHAnsi" w:cs="Arial"/>
                <w:sz w:val="22"/>
              </w:rPr>
              <w:t xml:space="preserve"> 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4AC511" w14:textId="77777777" w:rsidR="00A702A3" w:rsidRPr="00513B2F" w:rsidRDefault="00A702A3" w:rsidP="00A702A3">
            <w:pPr>
              <w:jc w:val="center"/>
              <w:rPr>
                <w:rFonts w:asciiTheme="minorHAnsi" w:hAnsiTheme="minorHAnsi" w:cs="Arial"/>
                <w:sz w:val="22"/>
              </w:rPr>
            </w:pPr>
            <w:r w:rsidRPr="00513B2F">
              <w:rPr>
                <w:rFonts w:asciiTheme="minorHAnsi" w:hAnsiTheme="minorHAnsi" w:cs="Arial"/>
                <w:sz w:val="22"/>
              </w:rPr>
              <w:t>x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5F906A" w14:textId="77777777" w:rsidR="00A702A3" w:rsidRDefault="00A702A3" w:rsidP="00A702A3">
            <w:pPr>
              <w:rPr>
                <w:rFonts w:asciiTheme="minorHAnsi" w:hAnsiTheme="minorHAnsi" w:cs="Arial"/>
              </w:rPr>
            </w:pPr>
            <w:r w:rsidRPr="00513B2F">
              <w:rPr>
                <w:rFonts w:asciiTheme="minorHAnsi" w:hAnsiTheme="minorHAnsi" w:cs="Arial"/>
              </w:rPr>
              <w:t>Krithika Swaminathan</w:t>
            </w:r>
          </w:p>
          <w:p w14:paraId="467711B1" w14:textId="293416FD" w:rsidR="00FE323C" w:rsidRPr="00513B2F" w:rsidRDefault="00FE323C" w:rsidP="00A702A3">
            <w:pPr>
              <w:rPr>
                <w:rFonts w:asciiTheme="minorHAnsi" w:hAnsiTheme="minorHAnsi" w:cs="Arial"/>
              </w:rPr>
            </w:pPr>
            <w:r>
              <w:rPr>
                <w:rFonts w:asciiTheme="minorHAnsi" w:hAnsiTheme="minorHAnsi" w:cs="Arial"/>
              </w:rPr>
              <w:t>Daniel Chang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EE8F16" w14:textId="77777777" w:rsidR="00A702A3" w:rsidRPr="00513B2F" w:rsidRDefault="00A702A3" w:rsidP="00A702A3">
            <w:pPr>
              <w:rPr>
                <w:rFonts w:asciiTheme="minorHAnsi" w:hAnsiTheme="minorHAnsi" w:cs="Arial"/>
              </w:rPr>
            </w:pPr>
            <w:r w:rsidRPr="00513B2F">
              <w:rPr>
                <w:rFonts w:asciiTheme="minorHAnsi" w:hAnsiTheme="minorHAnsi" w:cs="Arial"/>
              </w:rPr>
              <w:t>Technical Lead, GSD</w:t>
            </w:r>
          </w:p>
        </w:tc>
      </w:tr>
      <w:bookmarkEnd w:id="382"/>
      <w:tr w:rsidR="000F2024" w:rsidRPr="00513B2F" w14:paraId="276FF7AB" w14:textId="77777777" w:rsidTr="001724DB"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5328B0" w14:textId="058610B7" w:rsidR="00AC03CC" w:rsidRPr="00513B2F" w:rsidRDefault="00AC03CC" w:rsidP="00AC03CC">
            <w:pPr>
              <w:rPr>
                <w:rFonts w:asciiTheme="minorHAnsi" w:hAnsiTheme="minorHAnsi" w:cs="Arial"/>
              </w:rPr>
            </w:pPr>
            <w:r w:rsidRPr="00513B2F">
              <w:rPr>
                <w:rFonts w:asciiTheme="minorHAnsi" w:hAnsiTheme="minorHAnsi" w:cs="Arial"/>
              </w:rPr>
              <w:t>Data Governance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4CD9C1" w14:textId="77777777" w:rsidR="00AC03CC" w:rsidRPr="00513B2F" w:rsidRDefault="00AC03CC" w:rsidP="00AC03CC">
            <w:pPr>
              <w:jc w:val="center"/>
              <w:rPr>
                <w:rFonts w:asciiTheme="minorHAnsi" w:hAnsiTheme="minorHAnsi" w:cs="Arial"/>
                <w:sz w:val="22"/>
              </w:rPr>
            </w:pP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4A97A7" w14:textId="1C99E713" w:rsidR="00AC03CC" w:rsidRPr="00513B2F" w:rsidRDefault="00AC03CC" w:rsidP="00AC03CC">
            <w:pPr>
              <w:jc w:val="center"/>
              <w:rPr>
                <w:rFonts w:asciiTheme="minorHAnsi" w:hAnsiTheme="minorHAnsi" w:cs="Arial"/>
                <w:sz w:val="22"/>
              </w:rPr>
            </w:pPr>
            <w:r w:rsidRPr="00513B2F">
              <w:rPr>
                <w:rFonts w:asciiTheme="minorHAnsi" w:hAnsiTheme="minorHAnsi" w:cs="Arial"/>
                <w:sz w:val="22"/>
              </w:rPr>
              <w:t>x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A8DA02" w14:textId="77777777" w:rsidR="00AC03CC" w:rsidRPr="00513B2F" w:rsidRDefault="00AC03CC" w:rsidP="00AC03CC">
            <w:pPr>
              <w:jc w:val="center"/>
              <w:rPr>
                <w:rFonts w:asciiTheme="minorHAnsi" w:hAnsiTheme="minorHAnsi" w:cs="Arial"/>
                <w:sz w:val="22"/>
              </w:rPr>
            </w:pP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C02743" w14:textId="6D3B87E0" w:rsidR="00AC03CC" w:rsidRPr="00513B2F" w:rsidRDefault="00AC03CC" w:rsidP="00AC03CC">
            <w:pPr>
              <w:rPr>
                <w:rFonts w:asciiTheme="minorHAnsi" w:hAnsiTheme="minorHAnsi" w:cs="Arial"/>
              </w:rPr>
            </w:pPr>
            <w:r w:rsidRPr="00513B2F">
              <w:rPr>
                <w:rFonts w:asciiTheme="minorHAnsi" w:hAnsiTheme="minorHAnsi" w:cs="Arial"/>
              </w:rPr>
              <w:t xml:space="preserve">Tetsuji Maniwa 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AF1972" w14:textId="47AE7320" w:rsidR="00AC03CC" w:rsidRPr="00513B2F" w:rsidRDefault="00AC03CC" w:rsidP="00AC03CC">
            <w:pPr>
              <w:rPr>
                <w:rFonts w:asciiTheme="minorHAnsi" w:hAnsiTheme="minorHAnsi" w:cs="Arial"/>
              </w:rPr>
            </w:pPr>
            <w:r w:rsidRPr="00513B2F">
              <w:rPr>
                <w:rFonts w:asciiTheme="minorHAnsi" w:hAnsiTheme="minorHAnsi" w:cs="Arial"/>
              </w:rPr>
              <w:t>Director - GO Data Design</w:t>
            </w:r>
          </w:p>
        </w:tc>
      </w:tr>
      <w:tr w:rsidR="000F2024" w:rsidRPr="00513B2F" w14:paraId="2EC9A3E6" w14:textId="77777777" w:rsidTr="001724DB"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6AB1E4" w14:textId="77777777" w:rsidR="00AC03CC" w:rsidRPr="00513B2F" w:rsidRDefault="00AC03CC" w:rsidP="00AC03CC">
            <w:pPr>
              <w:rPr>
                <w:rFonts w:asciiTheme="minorHAnsi" w:hAnsiTheme="minorHAnsi" w:cs="Arial"/>
              </w:rPr>
            </w:pPr>
            <w:r w:rsidRPr="00513B2F">
              <w:rPr>
                <w:rFonts w:asciiTheme="minorHAnsi" w:hAnsiTheme="minorHAnsi" w:cs="Arial"/>
              </w:rPr>
              <w:t xml:space="preserve">Data Governance 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373A84" w14:textId="77777777" w:rsidR="00AC03CC" w:rsidRPr="00513B2F" w:rsidRDefault="00AC03CC" w:rsidP="00AC03CC">
            <w:pPr>
              <w:jc w:val="center"/>
              <w:rPr>
                <w:rFonts w:asciiTheme="minorHAnsi" w:hAnsiTheme="minorHAnsi" w:cs="Arial"/>
                <w:sz w:val="22"/>
              </w:rPr>
            </w:pPr>
            <w:r w:rsidRPr="00513B2F">
              <w:rPr>
                <w:rFonts w:asciiTheme="minorHAnsi" w:hAnsiTheme="minorHAnsi" w:cs="Arial"/>
                <w:sz w:val="22"/>
              </w:rPr>
              <w:t>x</w:t>
            </w: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CCA6C2" w14:textId="77777777" w:rsidR="00AC03CC" w:rsidRPr="00513B2F" w:rsidRDefault="00AC03CC" w:rsidP="00AC03CC">
            <w:pPr>
              <w:jc w:val="center"/>
              <w:rPr>
                <w:rFonts w:asciiTheme="minorHAnsi" w:hAnsiTheme="minorHAnsi" w:cs="Arial"/>
                <w:sz w:val="22"/>
              </w:rPr>
            </w:pP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261AED" w14:textId="77777777" w:rsidR="00AC03CC" w:rsidRPr="00513B2F" w:rsidRDefault="00AC03CC" w:rsidP="00AC03CC">
            <w:pPr>
              <w:jc w:val="center"/>
              <w:rPr>
                <w:rFonts w:asciiTheme="minorHAnsi" w:hAnsiTheme="minorHAnsi" w:cs="Arial"/>
                <w:sz w:val="22"/>
              </w:rPr>
            </w:pPr>
            <w:r w:rsidRPr="00513B2F">
              <w:rPr>
                <w:rFonts w:asciiTheme="minorHAnsi" w:hAnsiTheme="minorHAnsi" w:cs="Arial"/>
                <w:sz w:val="22"/>
              </w:rPr>
              <w:t>x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E39D49" w14:textId="77777777" w:rsidR="00AC03CC" w:rsidRPr="00513B2F" w:rsidRDefault="00AC03CC" w:rsidP="00AC03CC">
            <w:pPr>
              <w:rPr>
                <w:rFonts w:asciiTheme="minorHAnsi" w:hAnsiTheme="minorHAnsi" w:cs="Arial"/>
              </w:rPr>
            </w:pPr>
            <w:r w:rsidRPr="00513B2F">
              <w:rPr>
                <w:rFonts w:asciiTheme="minorHAnsi" w:hAnsiTheme="minorHAnsi" w:cs="Arial"/>
              </w:rPr>
              <w:t>Todd Warren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15EA48" w14:textId="763B8C1E" w:rsidR="00AC03CC" w:rsidRPr="00513B2F" w:rsidRDefault="00AC03CC" w:rsidP="00AC03CC">
            <w:pPr>
              <w:rPr>
                <w:rFonts w:asciiTheme="minorHAnsi" w:hAnsiTheme="minorHAnsi" w:cs="Arial"/>
              </w:rPr>
            </w:pPr>
            <w:r w:rsidRPr="00513B2F">
              <w:rPr>
                <w:rFonts w:asciiTheme="minorHAnsi" w:hAnsiTheme="minorHAnsi" w:cs="Arial"/>
              </w:rPr>
              <w:t xml:space="preserve">AVP Data </w:t>
            </w:r>
            <w:r w:rsidR="00F46A11" w:rsidRPr="00513B2F">
              <w:rPr>
                <w:rFonts w:asciiTheme="minorHAnsi" w:hAnsiTheme="minorHAnsi" w:cs="Arial"/>
              </w:rPr>
              <w:t>Design</w:t>
            </w:r>
          </w:p>
        </w:tc>
      </w:tr>
      <w:tr w:rsidR="000F2024" w:rsidRPr="00513B2F" w14:paraId="41D69DA1" w14:textId="77777777" w:rsidTr="001724DB"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2B0751" w14:textId="3A1FE59A" w:rsidR="00110AEF" w:rsidRPr="00513B2F" w:rsidRDefault="007F3361" w:rsidP="00110AEF">
            <w:pPr>
              <w:rPr>
                <w:rFonts w:asciiTheme="minorHAnsi" w:hAnsiTheme="minorHAnsi" w:cs="Arial"/>
              </w:rPr>
            </w:pPr>
            <w:r>
              <w:rPr>
                <w:rFonts w:asciiTheme="minorHAnsi" w:hAnsiTheme="minorHAnsi" w:cs="Arial"/>
              </w:rPr>
              <w:t>WAMFIT finance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C4821F" w14:textId="1E862666" w:rsidR="00110AEF" w:rsidRPr="00513B2F" w:rsidRDefault="00110AEF" w:rsidP="00110AEF">
            <w:pPr>
              <w:jc w:val="center"/>
              <w:rPr>
                <w:rFonts w:asciiTheme="minorHAnsi" w:hAnsiTheme="minorHAnsi" w:cs="Arial"/>
                <w:sz w:val="22"/>
              </w:rPr>
            </w:pP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C0B4FA" w14:textId="0257AD3A" w:rsidR="00110AEF" w:rsidRPr="00513B2F" w:rsidRDefault="00110AEF" w:rsidP="00110AEF">
            <w:pPr>
              <w:jc w:val="center"/>
              <w:rPr>
                <w:rFonts w:asciiTheme="minorHAnsi" w:hAnsiTheme="minorHAnsi" w:cs="Arial"/>
                <w:sz w:val="22"/>
              </w:rPr>
            </w:pPr>
            <w:r w:rsidRPr="00513B2F">
              <w:rPr>
                <w:rFonts w:asciiTheme="minorHAnsi" w:hAnsiTheme="minorHAnsi" w:cs="Arial"/>
                <w:sz w:val="22"/>
              </w:rPr>
              <w:t>x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EBD33C" w14:textId="789D3048" w:rsidR="00110AEF" w:rsidRPr="00513B2F" w:rsidRDefault="00110AEF" w:rsidP="00110AEF">
            <w:pPr>
              <w:jc w:val="center"/>
              <w:rPr>
                <w:rFonts w:asciiTheme="minorHAnsi" w:hAnsiTheme="minorHAnsi" w:cs="Arial"/>
                <w:sz w:val="22"/>
              </w:rPr>
            </w:pPr>
            <w:r w:rsidRPr="00513B2F">
              <w:rPr>
                <w:rFonts w:asciiTheme="minorHAnsi" w:hAnsiTheme="minorHAnsi" w:cs="Arial"/>
                <w:sz w:val="22"/>
              </w:rPr>
              <w:t>x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13544D" w14:textId="42B026EB" w:rsidR="00110AEF" w:rsidRPr="005E08B7" w:rsidRDefault="000F2024" w:rsidP="00110AEF">
            <w:pPr>
              <w:rPr>
                <w:rFonts w:asciiTheme="minorHAnsi" w:hAnsiTheme="minorHAnsi" w:cs="Arial"/>
                <w:highlight w:val="yellow"/>
              </w:rPr>
            </w:pPr>
            <w:r>
              <w:rPr>
                <w:rFonts w:asciiTheme="minorHAnsi" w:hAnsiTheme="minorHAnsi" w:cstheme="minorBidi"/>
              </w:rPr>
              <w:t>Nishant Mohan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95EDF4" w14:textId="4903BEF3" w:rsidR="00110AEF" w:rsidRPr="005E08B7" w:rsidRDefault="000F2024" w:rsidP="00110AEF">
            <w:pPr>
              <w:rPr>
                <w:rFonts w:asciiTheme="minorHAnsi" w:hAnsiTheme="minorHAnsi" w:cs="Arial"/>
                <w:highlight w:val="yellow"/>
              </w:rPr>
            </w:pPr>
            <w:r w:rsidRPr="000F2024">
              <w:rPr>
                <w:rFonts w:asciiTheme="minorHAnsi" w:hAnsiTheme="minorHAnsi" w:cs="Arial"/>
              </w:rPr>
              <w:t xml:space="preserve">Manager, Finance </w:t>
            </w:r>
            <w:r w:rsidR="00F46A11" w:rsidRPr="000F2024">
              <w:rPr>
                <w:rFonts w:asciiTheme="minorHAnsi" w:hAnsiTheme="minorHAnsi" w:cs="Arial"/>
              </w:rPr>
              <w:t>Transformation:</w:t>
            </w:r>
            <w:r w:rsidRPr="000F2024">
              <w:rPr>
                <w:rFonts w:asciiTheme="minorHAnsi" w:hAnsiTheme="minorHAnsi" w:cs="Arial"/>
              </w:rPr>
              <w:t xml:space="preserve"> Global Wealth and Asset Management</w:t>
            </w:r>
          </w:p>
        </w:tc>
      </w:tr>
      <w:tr w:rsidR="000F2024" w:rsidRPr="00513B2F" w14:paraId="4CC05A1F" w14:textId="77777777" w:rsidTr="001724DB"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FD8988" w14:textId="068358E8" w:rsidR="00110AEF" w:rsidRPr="00513B2F" w:rsidRDefault="007F3361" w:rsidP="00110AEF">
            <w:pPr>
              <w:rPr>
                <w:rFonts w:asciiTheme="minorHAnsi" w:hAnsiTheme="minorHAnsi" w:cs="Arial"/>
              </w:rPr>
            </w:pPr>
            <w:r>
              <w:rPr>
                <w:rFonts w:asciiTheme="minorHAnsi" w:hAnsiTheme="minorHAnsi" w:cs="Arial"/>
              </w:rPr>
              <w:t>WAMFIT finance</w:t>
            </w:r>
            <w:r w:rsidR="0077754C">
              <w:rPr>
                <w:rFonts w:asciiTheme="minorHAnsi" w:hAnsiTheme="minorHAnsi" w:cs="Arial"/>
              </w:rPr>
              <w:t xml:space="preserve"> 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91EE1E" w14:textId="77777777" w:rsidR="00110AEF" w:rsidRPr="00513B2F" w:rsidRDefault="00110AEF" w:rsidP="00110AEF">
            <w:pPr>
              <w:jc w:val="center"/>
              <w:rPr>
                <w:rFonts w:asciiTheme="minorHAnsi" w:hAnsiTheme="minorHAnsi" w:cs="Arial"/>
                <w:sz w:val="22"/>
              </w:rPr>
            </w:pP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68B8DC" w14:textId="41522C6D" w:rsidR="00110AEF" w:rsidRPr="00513B2F" w:rsidRDefault="00110AEF" w:rsidP="00110AEF">
            <w:pPr>
              <w:jc w:val="center"/>
              <w:rPr>
                <w:rFonts w:asciiTheme="minorHAnsi" w:hAnsiTheme="minorHAnsi" w:cs="Arial"/>
                <w:sz w:val="22"/>
              </w:rPr>
            </w:pPr>
            <w:r w:rsidRPr="00513B2F">
              <w:rPr>
                <w:rFonts w:asciiTheme="minorHAnsi" w:hAnsiTheme="minorHAnsi" w:cs="Arial"/>
                <w:sz w:val="22"/>
              </w:rPr>
              <w:t>x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88A018" w14:textId="087F1C28" w:rsidR="00110AEF" w:rsidRPr="00513B2F" w:rsidRDefault="00110AEF" w:rsidP="00110AEF">
            <w:pPr>
              <w:jc w:val="center"/>
              <w:rPr>
                <w:rFonts w:asciiTheme="minorHAnsi" w:hAnsiTheme="minorHAnsi" w:cs="Arial"/>
                <w:sz w:val="22"/>
              </w:rPr>
            </w:pPr>
            <w:r w:rsidRPr="00513B2F">
              <w:rPr>
                <w:rFonts w:asciiTheme="minorHAnsi" w:hAnsiTheme="minorHAnsi" w:cs="Arial"/>
                <w:sz w:val="22"/>
              </w:rPr>
              <w:t>x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72A033" w14:textId="5F26A963" w:rsidR="00110AEF" w:rsidRPr="005E08B7" w:rsidRDefault="007F3361" w:rsidP="00110AEF">
            <w:pPr>
              <w:rPr>
                <w:rFonts w:asciiTheme="minorHAnsi" w:hAnsiTheme="minorHAnsi" w:cs="Arial"/>
                <w:highlight w:val="yellow"/>
              </w:rPr>
            </w:pPr>
            <w:r w:rsidRPr="007F3361">
              <w:rPr>
                <w:rFonts w:asciiTheme="minorHAnsi" w:hAnsiTheme="minorHAnsi" w:cs="Arial"/>
              </w:rPr>
              <w:t>Dino Basic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787228" w14:textId="4802C91E" w:rsidR="00110AEF" w:rsidRPr="005E08B7" w:rsidRDefault="007F3361" w:rsidP="00110AEF">
            <w:pPr>
              <w:rPr>
                <w:rFonts w:asciiTheme="minorHAnsi" w:hAnsiTheme="minorHAnsi" w:cs="Arial"/>
                <w:highlight w:val="yellow"/>
              </w:rPr>
            </w:pPr>
            <w:r w:rsidRPr="007F3361">
              <w:rPr>
                <w:rFonts w:asciiTheme="minorHAnsi" w:hAnsiTheme="minorHAnsi" w:cs="Arial"/>
              </w:rPr>
              <w:t>Manager Reporting &amp; Analysis</w:t>
            </w:r>
          </w:p>
        </w:tc>
      </w:tr>
      <w:tr w:rsidR="00781528" w:rsidRPr="00513B2F" w14:paraId="47B3B98D" w14:textId="77777777" w:rsidTr="00662632"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5CFB1D" w14:textId="77777777" w:rsidR="00781528" w:rsidRDefault="00781528" w:rsidP="00662632">
            <w:pPr>
              <w:rPr>
                <w:rFonts w:asciiTheme="minorHAnsi" w:hAnsiTheme="minorHAnsi" w:cs="Arial"/>
              </w:rPr>
            </w:pPr>
            <w:r w:rsidRPr="007A7A5D">
              <w:rPr>
                <w:rFonts w:asciiTheme="minorHAnsi" w:hAnsiTheme="minorHAnsi" w:cs="Arial"/>
              </w:rPr>
              <w:t xml:space="preserve">WAMFIT finance 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1A5589" w14:textId="77777777" w:rsidR="00781528" w:rsidRDefault="00781528" w:rsidP="00662632">
            <w:pPr>
              <w:jc w:val="center"/>
              <w:rPr>
                <w:rFonts w:asciiTheme="minorHAnsi" w:hAnsiTheme="minorHAnsi" w:cs="Arial"/>
                <w:sz w:val="22"/>
              </w:rPr>
            </w:pPr>
            <w:r w:rsidRPr="00513B2F">
              <w:rPr>
                <w:rFonts w:asciiTheme="minorHAnsi" w:hAnsiTheme="minorHAnsi" w:cs="Arial"/>
                <w:sz w:val="22"/>
              </w:rPr>
              <w:t>x</w:t>
            </w: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5045FA" w14:textId="77777777" w:rsidR="00781528" w:rsidRPr="00513B2F" w:rsidRDefault="00781528" w:rsidP="00662632">
            <w:pPr>
              <w:jc w:val="center"/>
              <w:rPr>
                <w:rFonts w:asciiTheme="minorHAnsi" w:hAnsiTheme="minorHAnsi" w:cs="Arial"/>
                <w:sz w:val="22"/>
              </w:rPr>
            </w:pP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998686" w14:textId="77777777" w:rsidR="00781528" w:rsidRDefault="00781528" w:rsidP="00662632">
            <w:pPr>
              <w:jc w:val="center"/>
              <w:rPr>
                <w:rFonts w:asciiTheme="minorHAnsi" w:hAnsiTheme="minorHAnsi" w:cs="Arial"/>
                <w:sz w:val="22"/>
              </w:rPr>
            </w:pPr>
            <w:r>
              <w:rPr>
                <w:rFonts w:asciiTheme="minorHAnsi" w:hAnsiTheme="minorHAnsi" w:cs="Arial"/>
                <w:sz w:val="22"/>
              </w:rPr>
              <w:t>x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CAA284" w14:textId="77777777" w:rsidR="00781528" w:rsidRPr="00110AEF" w:rsidRDefault="00781528" w:rsidP="00662632">
            <w:pPr>
              <w:rPr>
                <w:rFonts w:asciiTheme="minorHAnsi" w:hAnsiTheme="minorHAnsi" w:cs="Arial"/>
              </w:rPr>
            </w:pPr>
            <w:r w:rsidRPr="000F2024">
              <w:rPr>
                <w:rFonts w:asciiTheme="minorHAnsi" w:hAnsiTheme="minorHAnsi" w:cs="Arial"/>
              </w:rPr>
              <w:t xml:space="preserve">Josh Kester 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C961A5" w14:textId="77777777" w:rsidR="00781528" w:rsidRPr="00110AEF" w:rsidRDefault="00781528" w:rsidP="00662632">
            <w:pPr>
              <w:rPr>
                <w:rFonts w:asciiTheme="minorHAnsi" w:hAnsiTheme="minorHAnsi" w:cs="Arial"/>
              </w:rPr>
            </w:pPr>
            <w:r w:rsidRPr="000F2024">
              <w:rPr>
                <w:rFonts w:asciiTheme="minorHAnsi" w:hAnsiTheme="minorHAnsi" w:cs="Arial"/>
              </w:rPr>
              <w:t>AVP Process Improvement</w:t>
            </w:r>
          </w:p>
        </w:tc>
      </w:tr>
      <w:tr w:rsidR="00971362" w:rsidRPr="00513B2F" w14:paraId="621F2FC3" w14:textId="77777777" w:rsidTr="001724DB"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B0B2BA" w14:textId="02FFC487" w:rsidR="00971362" w:rsidRDefault="001168A7" w:rsidP="00110AEF">
            <w:pPr>
              <w:rPr>
                <w:rFonts w:asciiTheme="minorHAnsi" w:hAnsiTheme="minorHAnsi" w:cs="Arial"/>
              </w:rPr>
            </w:pPr>
            <w:r>
              <w:rPr>
                <w:rFonts w:asciiTheme="minorHAnsi" w:hAnsiTheme="minorHAnsi" w:cs="Arial"/>
              </w:rPr>
              <w:t xml:space="preserve">DataPhile Owner 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C577CA" w14:textId="14D8343C" w:rsidR="00971362" w:rsidRDefault="005C5144" w:rsidP="00110AEF">
            <w:pPr>
              <w:jc w:val="center"/>
              <w:rPr>
                <w:rFonts w:asciiTheme="minorHAnsi" w:hAnsiTheme="minorHAnsi" w:cs="Arial"/>
                <w:sz w:val="22"/>
              </w:rPr>
            </w:pPr>
            <w:r>
              <w:rPr>
                <w:rFonts w:asciiTheme="minorHAnsi" w:hAnsiTheme="minorHAnsi" w:cs="Arial"/>
                <w:sz w:val="22"/>
              </w:rPr>
              <w:t>X</w:t>
            </w: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9161A4" w14:textId="58B36190" w:rsidR="00971362" w:rsidRPr="00513B2F" w:rsidRDefault="0087514B" w:rsidP="00110AEF">
            <w:pPr>
              <w:jc w:val="center"/>
              <w:rPr>
                <w:rFonts w:asciiTheme="minorHAnsi" w:hAnsiTheme="minorHAnsi" w:cs="Arial"/>
                <w:sz w:val="22"/>
              </w:rPr>
            </w:pPr>
            <w:r>
              <w:rPr>
                <w:rFonts w:asciiTheme="minorHAnsi" w:hAnsiTheme="minorHAnsi" w:cs="Arial"/>
                <w:sz w:val="22"/>
              </w:rPr>
              <w:t>X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5BA194" w14:textId="74B2C4ED" w:rsidR="00971362" w:rsidRDefault="0087514B" w:rsidP="00110AEF">
            <w:pPr>
              <w:jc w:val="center"/>
              <w:rPr>
                <w:rFonts w:asciiTheme="minorHAnsi" w:hAnsiTheme="minorHAnsi" w:cs="Arial"/>
                <w:sz w:val="22"/>
              </w:rPr>
            </w:pPr>
            <w:r>
              <w:rPr>
                <w:rFonts w:asciiTheme="minorHAnsi" w:hAnsiTheme="minorHAnsi" w:cs="Arial"/>
                <w:sz w:val="22"/>
              </w:rPr>
              <w:t>X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526BCF" w14:textId="0E1AF4F1" w:rsidR="00971362" w:rsidRDefault="00C8095E" w:rsidP="00110AEF">
            <w:pPr>
              <w:rPr>
                <w:rFonts w:asciiTheme="minorHAnsi" w:hAnsiTheme="minorHAnsi" w:cs="Arial"/>
              </w:rPr>
            </w:pPr>
            <w:r>
              <w:rPr>
                <w:rFonts w:asciiTheme="minorHAnsi" w:hAnsiTheme="minorHAnsi" w:cs="Arial"/>
              </w:rPr>
              <w:t>Dou</w:t>
            </w:r>
            <w:r w:rsidR="00F941CC">
              <w:rPr>
                <w:rFonts w:asciiTheme="minorHAnsi" w:hAnsiTheme="minorHAnsi" w:cs="Arial"/>
              </w:rPr>
              <w:t>g Tyson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9AC978" w14:textId="6818A754" w:rsidR="005C5144" w:rsidRDefault="005C5144" w:rsidP="005C5144">
            <w:pPr>
              <w:autoSpaceDE w:val="0"/>
              <w:autoSpaceDN w:val="0"/>
              <w:spacing w:after="120" w:line="276" w:lineRule="auto"/>
              <w:rPr>
                <w:rFonts w:ascii="Manulife JH Sans" w:eastAsiaTheme="minorHAnsi" w:hAnsi="Manulife JH Sans"/>
                <w:color w:val="000000"/>
                <w:sz w:val="17"/>
                <w:szCs w:val="17"/>
              </w:rPr>
            </w:pPr>
            <w:r>
              <w:rPr>
                <w:rFonts w:ascii="Manulife JH Sans" w:hAnsi="Manulife JH Sans"/>
                <w:color w:val="000000"/>
                <w:sz w:val="17"/>
                <w:szCs w:val="17"/>
              </w:rPr>
              <w:t>AVP Application Support, Global Wealth &amp; Asset Management Technology</w:t>
            </w:r>
          </w:p>
          <w:p w14:paraId="0AFE8ACA" w14:textId="43285C2B" w:rsidR="00971362" w:rsidRPr="000F2024" w:rsidRDefault="00971362" w:rsidP="00110AEF">
            <w:pPr>
              <w:rPr>
                <w:rFonts w:asciiTheme="minorHAnsi" w:hAnsiTheme="minorHAnsi" w:cs="Arial"/>
              </w:rPr>
            </w:pPr>
          </w:p>
        </w:tc>
      </w:tr>
      <w:tr w:rsidR="00F941CC" w:rsidRPr="00513B2F" w14:paraId="06D9F3E5" w14:textId="77777777" w:rsidTr="001724DB"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21FA5F" w14:textId="3F6AEB08" w:rsidR="00F941CC" w:rsidRDefault="001168A7" w:rsidP="00110AEF">
            <w:pPr>
              <w:rPr>
                <w:rFonts w:asciiTheme="minorHAnsi" w:hAnsiTheme="minorHAnsi" w:cs="Arial"/>
              </w:rPr>
            </w:pPr>
            <w:r>
              <w:rPr>
                <w:rFonts w:asciiTheme="minorHAnsi" w:hAnsiTheme="minorHAnsi" w:cs="Arial"/>
              </w:rPr>
              <w:t>DataPhile SME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8EEA4D" w14:textId="7B070E0F" w:rsidR="00F941CC" w:rsidRDefault="0087514B" w:rsidP="00110AEF">
            <w:pPr>
              <w:jc w:val="center"/>
              <w:rPr>
                <w:rFonts w:asciiTheme="minorHAnsi" w:hAnsiTheme="minorHAnsi" w:cs="Arial"/>
                <w:sz w:val="22"/>
              </w:rPr>
            </w:pPr>
            <w:r>
              <w:rPr>
                <w:rFonts w:asciiTheme="minorHAnsi" w:hAnsiTheme="minorHAnsi" w:cs="Arial"/>
                <w:sz w:val="22"/>
              </w:rPr>
              <w:t xml:space="preserve"> </w:t>
            </w: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BF5301" w14:textId="6E0AB888" w:rsidR="00F941CC" w:rsidRPr="00513B2F" w:rsidRDefault="0087514B" w:rsidP="00110AEF">
            <w:pPr>
              <w:jc w:val="center"/>
              <w:rPr>
                <w:rFonts w:asciiTheme="minorHAnsi" w:hAnsiTheme="minorHAnsi" w:cs="Arial"/>
                <w:sz w:val="22"/>
              </w:rPr>
            </w:pPr>
            <w:r>
              <w:rPr>
                <w:rFonts w:asciiTheme="minorHAnsi" w:hAnsiTheme="minorHAnsi" w:cs="Arial"/>
                <w:sz w:val="22"/>
              </w:rPr>
              <w:t>x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E02EB2" w14:textId="2C5634BD" w:rsidR="00F941CC" w:rsidRDefault="0087514B" w:rsidP="00110AEF">
            <w:pPr>
              <w:jc w:val="center"/>
              <w:rPr>
                <w:rFonts w:asciiTheme="minorHAnsi" w:hAnsiTheme="minorHAnsi" w:cs="Arial"/>
                <w:sz w:val="22"/>
              </w:rPr>
            </w:pPr>
            <w:r>
              <w:rPr>
                <w:rFonts w:asciiTheme="minorHAnsi" w:hAnsiTheme="minorHAnsi" w:cs="Arial"/>
                <w:sz w:val="22"/>
              </w:rPr>
              <w:t>x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6C3AA2" w14:textId="4F8561EE" w:rsidR="00F941CC" w:rsidRDefault="000C683F" w:rsidP="00110AEF">
            <w:pPr>
              <w:rPr>
                <w:rFonts w:asciiTheme="minorHAnsi" w:hAnsiTheme="minorHAnsi" w:cs="Arial"/>
              </w:rPr>
            </w:pPr>
            <w:r w:rsidRPr="000C683F">
              <w:rPr>
                <w:rFonts w:asciiTheme="minorHAnsi" w:hAnsiTheme="minorHAnsi" w:cs="Arial"/>
              </w:rPr>
              <w:t>Aravinda Manjappaiah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16B1F4" w14:textId="77777777" w:rsidR="000C683F" w:rsidRDefault="000C683F" w:rsidP="000C683F">
            <w:pPr>
              <w:spacing w:after="120" w:line="276" w:lineRule="auto"/>
              <w:rPr>
                <w:rFonts w:ascii="Manulife JH Sans" w:eastAsiaTheme="minorHAnsi" w:hAnsi="Manulife JH Sans"/>
                <w:color w:val="000000"/>
                <w:sz w:val="16"/>
                <w:szCs w:val="16"/>
              </w:rPr>
            </w:pPr>
            <w:r>
              <w:rPr>
                <w:rFonts w:ascii="Manulife JH Sans" w:hAnsi="Manulife JH Sans"/>
                <w:color w:val="000000"/>
                <w:sz w:val="16"/>
                <w:szCs w:val="16"/>
              </w:rPr>
              <w:t>Application Developer – Advisory Services, Global Wealth &amp; Asset Management Technology</w:t>
            </w:r>
          </w:p>
          <w:p w14:paraId="2E1215C5" w14:textId="77777777" w:rsidR="00F941CC" w:rsidRDefault="00F941CC" w:rsidP="00110AEF">
            <w:pPr>
              <w:rPr>
                <w:rFonts w:asciiTheme="minorHAnsi" w:hAnsiTheme="minorHAnsi" w:cs="Arial"/>
              </w:rPr>
            </w:pPr>
          </w:p>
        </w:tc>
      </w:tr>
    </w:tbl>
    <w:p w14:paraId="5A36A078" w14:textId="3CC5DDAD" w:rsidR="00AB1D91" w:rsidRPr="00513B2F" w:rsidRDefault="4B5FC726" w:rsidP="007006D9">
      <w:pPr>
        <w:pStyle w:val="Heading1"/>
        <w:ind w:left="0" w:firstLine="0"/>
        <w:rPr>
          <w:rFonts w:asciiTheme="minorHAnsi" w:hAnsiTheme="minorHAnsi" w:cs="Arial"/>
        </w:rPr>
      </w:pPr>
      <w:bookmarkStart w:id="386" w:name="_Toc27638912"/>
      <w:bookmarkEnd w:id="383"/>
      <w:bookmarkEnd w:id="384"/>
      <w:bookmarkEnd w:id="385"/>
      <w:r w:rsidRPr="00513B2F">
        <w:rPr>
          <w:rFonts w:asciiTheme="minorHAnsi" w:hAnsiTheme="minorHAnsi" w:cs="Arial"/>
        </w:rPr>
        <w:t>Appendices</w:t>
      </w:r>
      <w:bookmarkEnd w:id="378"/>
      <w:bookmarkEnd w:id="379"/>
      <w:bookmarkEnd w:id="380"/>
      <w:bookmarkEnd w:id="386"/>
    </w:p>
    <w:p w14:paraId="1A23D5CF" w14:textId="53038D73" w:rsidR="00A064A4" w:rsidRDefault="00EB1AF0" w:rsidP="00030F0B">
      <w:pPr>
        <w:pStyle w:val="Heading3"/>
        <w:rPr>
          <w:rFonts w:asciiTheme="minorHAnsi" w:hAnsiTheme="minorHAnsi"/>
        </w:rPr>
      </w:pPr>
      <w:bookmarkStart w:id="387" w:name="_Toc27638913"/>
      <w:r w:rsidRPr="00513B2F">
        <w:rPr>
          <w:rFonts w:asciiTheme="minorHAnsi" w:hAnsiTheme="minorHAnsi"/>
        </w:rPr>
        <w:t>Data dictionaries</w:t>
      </w:r>
      <w:bookmarkEnd w:id="387"/>
      <w:r w:rsidR="00207B60">
        <w:rPr>
          <w:rFonts w:asciiTheme="minorHAnsi" w:hAnsiTheme="minorHAnsi"/>
        </w:rPr>
        <w:t xml:space="preserve"> </w:t>
      </w:r>
    </w:p>
    <w:bookmarkStart w:id="388" w:name="_Toc27638914"/>
    <w:bookmarkStart w:id="389" w:name="_MON_1646144291"/>
    <w:bookmarkEnd w:id="389"/>
    <w:p w14:paraId="76C28E91" w14:textId="40EA0AF2" w:rsidR="00B83E33" w:rsidRDefault="00273B7B" w:rsidP="00B83E33">
      <w:pPr>
        <w:pStyle w:val="Heading3"/>
        <w:numPr>
          <w:ilvl w:val="0"/>
          <w:numId w:val="0"/>
        </w:numPr>
        <w:ind w:left="720"/>
        <w:rPr>
          <w:ins w:id="390" w:author="Ryan So" w:date="2020-05-08T14:49:00Z"/>
          <w:rFonts w:asciiTheme="minorHAnsi" w:hAnsiTheme="minorHAnsi"/>
        </w:rPr>
      </w:pPr>
      <w:del w:id="391" w:author="Ryan So" w:date="2020-05-08T14:47:00Z">
        <w:r w:rsidDel="00954A4E">
          <w:rPr>
            <w:rFonts w:asciiTheme="minorHAnsi" w:hAnsiTheme="minorHAnsi"/>
          </w:rPr>
          <w:object w:dxaOrig="1175" w:dyaOrig="760" w14:anchorId="3562E8E8">
            <v:shape id="_x0000_i1027" type="#_x0000_t75" style="width:60.75pt;height:38.25pt" o:ole="">
              <v:imagedata r:id="rId26" o:title=""/>
            </v:shape>
            <o:OLEObject Type="Embed" ProgID="Excel.Sheet.12" ShapeID="_x0000_i1027" DrawAspect="Icon" ObjectID="_1651384728" r:id="rId27"/>
          </w:object>
        </w:r>
      </w:del>
      <w:bookmarkEnd w:id="388"/>
      <w:ins w:id="392" w:author="Ryan So" w:date="2020-05-08T14:49:00Z">
        <w:r w:rsidR="0009479F">
          <w:rPr>
            <w:rFonts w:asciiTheme="minorHAnsi" w:hAnsiTheme="minorHAnsi"/>
          </w:rPr>
          <w:fldChar w:fldCharType="begin"/>
        </w:r>
        <w:r w:rsidR="0009479F">
          <w:rPr>
            <w:rFonts w:asciiTheme="minorHAnsi" w:hAnsiTheme="minorHAnsi"/>
          </w:rPr>
          <w:instrText xml:space="preserve"> HYPERLINK "</w:instrText>
        </w:r>
        <w:r w:rsidR="0009479F" w:rsidRPr="0009479F">
          <w:rPr>
            <w:rFonts w:asciiTheme="minorHAnsi" w:hAnsiTheme="minorHAnsi"/>
          </w:rPr>
          <w:instrText>https://mfc.sharepoint.com/:x:/r/sites/GWAMIDDLProjects/FAUM/Shared%20Documents/Analysis/BRD%27s%20Signed%20Off%20and%20Baselined/STM%27s%20Signed%20off%20and%20Baselined/Dataphile%20Column%20Metadata.xlsx?d=w9d35ce0917dd412591c46cd2190ddd46&amp;csf=1&amp;web=1&amp;e=9DTMWU</w:instrText>
        </w:r>
        <w:r w:rsidR="0009479F">
          <w:rPr>
            <w:rFonts w:asciiTheme="minorHAnsi" w:hAnsiTheme="minorHAnsi"/>
          </w:rPr>
          <w:instrText xml:space="preserve">" </w:instrText>
        </w:r>
        <w:r w:rsidR="0009479F">
          <w:rPr>
            <w:rFonts w:asciiTheme="minorHAnsi" w:hAnsiTheme="minorHAnsi"/>
          </w:rPr>
          <w:fldChar w:fldCharType="separate"/>
        </w:r>
        <w:r w:rsidR="0009479F" w:rsidRPr="00B53B93">
          <w:rPr>
            <w:rStyle w:val="Hyperlink"/>
            <w:rFonts w:asciiTheme="minorHAnsi" w:hAnsiTheme="minorHAnsi"/>
          </w:rPr>
          <w:t>https://mfc.sharepoint.com/:x:/r/sites/GWAMIDDLProjects/FAUM/Shared%20Documents/Analysis/BRD%27s%20Signed%20Off%20and%20Baselined/STM%27s%20Signed%20off%20and%20Baselined/Dataphile%20Column%20Metadata.xlsx?d=w9d35ce0917dd412591c46cd2190ddd46&amp;csf=1&amp;web=1&amp;e=9DTMWU</w:t>
        </w:r>
        <w:r w:rsidR="0009479F">
          <w:rPr>
            <w:rFonts w:asciiTheme="minorHAnsi" w:hAnsiTheme="minorHAnsi"/>
          </w:rPr>
          <w:fldChar w:fldCharType="end"/>
        </w:r>
      </w:ins>
    </w:p>
    <w:p w14:paraId="2ADD01BC" w14:textId="77777777" w:rsidR="0009479F" w:rsidRDefault="0009479F" w:rsidP="00B83E33">
      <w:pPr>
        <w:pStyle w:val="Heading3"/>
        <w:numPr>
          <w:ilvl w:val="0"/>
          <w:numId w:val="0"/>
        </w:numPr>
        <w:ind w:left="720"/>
        <w:rPr>
          <w:rFonts w:asciiTheme="minorHAnsi" w:hAnsiTheme="minorHAnsi"/>
        </w:rPr>
      </w:pPr>
      <w:bookmarkStart w:id="393" w:name="_GoBack"/>
      <w:bookmarkEnd w:id="393"/>
    </w:p>
    <w:p w14:paraId="3994B74C" w14:textId="77777777" w:rsidR="00F02E37" w:rsidRDefault="00F02E37" w:rsidP="00B83E33">
      <w:pPr>
        <w:pStyle w:val="Heading3"/>
        <w:numPr>
          <w:ilvl w:val="0"/>
          <w:numId w:val="0"/>
        </w:numPr>
        <w:ind w:left="720"/>
        <w:rPr>
          <w:rFonts w:asciiTheme="minorHAnsi" w:hAnsiTheme="minorHAnsi"/>
        </w:rPr>
      </w:pPr>
    </w:p>
    <w:p w14:paraId="25AA4418" w14:textId="0B269ADB" w:rsidR="00EB1AF0" w:rsidRDefault="008968B5" w:rsidP="00030F0B">
      <w:pPr>
        <w:pStyle w:val="Heading3"/>
        <w:rPr>
          <w:rFonts w:asciiTheme="minorHAnsi" w:hAnsiTheme="minorHAnsi"/>
        </w:rPr>
      </w:pPr>
      <w:bookmarkStart w:id="394" w:name="_Data_tables_layouts"/>
      <w:bookmarkStart w:id="395" w:name="_Toc27638915"/>
      <w:bookmarkEnd w:id="394"/>
      <w:r w:rsidRPr="00513B2F">
        <w:rPr>
          <w:rFonts w:asciiTheme="minorHAnsi" w:hAnsiTheme="minorHAnsi"/>
        </w:rPr>
        <w:t>DSA</w:t>
      </w:r>
      <w:bookmarkEnd w:id="395"/>
    </w:p>
    <w:p w14:paraId="3BE8A87F" w14:textId="577CC374" w:rsidR="0077754C" w:rsidRPr="00513B2F" w:rsidRDefault="004C0727" w:rsidP="004C0727">
      <w:pPr>
        <w:ind w:left="720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 xml:space="preserve">See attached in </w:t>
      </w:r>
      <w:proofErr w:type="spellStart"/>
      <w:r>
        <w:rPr>
          <w:rFonts w:asciiTheme="minorHAnsi" w:hAnsiTheme="minorHAnsi" w:cs="Arial"/>
        </w:rPr>
        <w:t>sharepoint</w:t>
      </w:r>
      <w:proofErr w:type="spellEnd"/>
    </w:p>
    <w:p w14:paraId="7EF528E1" w14:textId="77777777" w:rsidR="00722861" w:rsidRDefault="00722861">
      <w:pPr>
        <w:widowControl/>
        <w:spacing w:after="200" w:line="276" w:lineRule="auto"/>
        <w:rPr>
          <w:ins w:id="396" w:author="John Steggerda" w:date="2020-04-16T10:43:00Z"/>
        </w:rPr>
      </w:pPr>
    </w:p>
    <w:p w14:paraId="6C6B03B5" w14:textId="2C6852CC" w:rsidR="00722861" w:rsidRDefault="00722861" w:rsidP="00722861">
      <w:pPr>
        <w:pStyle w:val="Heading3"/>
        <w:rPr>
          <w:ins w:id="397" w:author="John Steggerda" w:date="2020-04-16T10:43:00Z"/>
          <w:rFonts w:asciiTheme="minorHAnsi" w:hAnsiTheme="minorHAnsi"/>
        </w:rPr>
      </w:pPr>
      <w:proofErr w:type="spellStart"/>
      <w:ins w:id="398" w:author="John Steggerda" w:date="2020-04-16T10:43:00Z">
        <w:r w:rsidRPr="00513B2F">
          <w:rPr>
            <w:rFonts w:asciiTheme="minorHAnsi" w:hAnsiTheme="minorHAnsi"/>
          </w:rPr>
          <w:t>DSA</w:t>
        </w:r>
        <w:r w:rsidR="0016619A">
          <w:rPr>
            <w:rFonts w:asciiTheme="minorHAnsi" w:hAnsiTheme="minorHAnsi"/>
          </w:rPr>
          <w:t>discussion</w:t>
        </w:r>
        <w:proofErr w:type="spellEnd"/>
        <w:r w:rsidR="0016619A">
          <w:rPr>
            <w:rFonts w:asciiTheme="minorHAnsi" w:hAnsiTheme="minorHAnsi"/>
          </w:rPr>
          <w:t xml:space="preserve"> on trigger to start Dataphile ingestion </w:t>
        </w:r>
      </w:ins>
    </w:p>
    <w:p w14:paraId="334E1196" w14:textId="77777777" w:rsidR="00722861" w:rsidRDefault="00722861">
      <w:pPr>
        <w:widowControl/>
        <w:spacing w:after="200" w:line="276" w:lineRule="auto"/>
        <w:rPr>
          <w:ins w:id="399" w:author="John Steggerda" w:date="2020-04-16T10:43:00Z"/>
        </w:rPr>
      </w:pPr>
    </w:p>
    <w:p w14:paraId="41ACC86F" w14:textId="77777777" w:rsidR="00722861" w:rsidRDefault="00722861" w:rsidP="00722861">
      <w:pPr>
        <w:outlineLvl w:val="0"/>
        <w:rPr>
          <w:ins w:id="400" w:author="John Steggerda" w:date="2020-04-16T10:43:00Z"/>
          <w:rFonts w:eastAsiaTheme="minorHAnsi"/>
        </w:rPr>
      </w:pPr>
      <w:ins w:id="401" w:author="John Steggerda" w:date="2020-04-16T10:43:00Z">
        <w:r>
          <w:rPr>
            <w:b/>
            <w:bCs/>
          </w:rPr>
          <w:t>From:</w:t>
        </w:r>
        <w:r>
          <w:t xml:space="preserve"> Aravinda Manjappaiah &lt;</w:t>
        </w:r>
        <w:r>
          <w:fldChar w:fldCharType="begin"/>
        </w:r>
        <w:r>
          <w:instrText xml:space="preserve"> HYPERLINK "mailto:Aravinda_Manjappaiah@manulife.ca" </w:instrText>
        </w:r>
        <w:r>
          <w:fldChar w:fldCharType="separate"/>
        </w:r>
        <w:r>
          <w:rPr>
            <w:rStyle w:val="Hyperlink"/>
          </w:rPr>
          <w:t>Aravinda_Manjappaiah@manulife.ca</w:t>
        </w:r>
        <w:r>
          <w:fldChar w:fldCharType="end"/>
        </w:r>
        <w:r>
          <w:t xml:space="preserve">&gt; </w:t>
        </w:r>
        <w:r>
          <w:br/>
        </w:r>
        <w:r>
          <w:rPr>
            <w:b/>
            <w:bCs/>
          </w:rPr>
          <w:t>Sent:</w:t>
        </w:r>
        <w:r>
          <w:t xml:space="preserve"> Tuesday, April 14, 2020 1:11 PM</w:t>
        </w:r>
        <w:r>
          <w:br/>
        </w:r>
        <w:r>
          <w:rPr>
            <w:b/>
            <w:bCs/>
          </w:rPr>
          <w:t>To:</w:t>
        </w:r>
        <w:r>
          <w:t xml:space="preserve"> Vijay Sharma &lt;</w:t>
        </w:r>
        <w:r>
          <w:fldChar w:fldCharType="begin"/>
        </w:r>
        <w:r>
          <w:instrText xml:space="preserve"> HYPERLINK "mailto:Vijay_Sharma@manulife.ca" </w:instrText>
        </w:r>
        <w:r>
          <w:fldChar w:fldCharType="separate"/>
        </w:r>
        <w:r>
          <w:rPr>
            <w:rStyle w:val="Hyperlink"/>
          </w:rPr>
          <w:t>Vijay_Sharma@manulife.ca</w:t>
        </w:r>
        <w:r>
          <w:fldChar w:fldCharType="end"/>
        </w:r>
        <w:r>
          <w:t>&gt;; John Steggerda &lt;</w:t>
        </w:r>
        <w:r>
          <w:fldChar w:fldCharType="begin"/>
        </w:r>
        <w:r>
          <w:instrText xml:space="preserve"> HYPERLINK "mailto:John_Steggerda@manulife.com" </w:instrText>
        </w:r>
        <w:r>
          <w:fldChar w:fldCharType="separate"/>
        </w:r>
        <w:r>
          <w:rPr>
            <w:rStyle w:val="Hyperlink"/>
          </w:rPr>
          <w:t>John_Steggerda@manulife.com</w:t>
        </w:r>
        <w:r>
          <w:fldChar w:fldCharType="end"/>
        </w:r>
        <w:r>
          <w:t>&gt;</w:t>
        </w:r>
        <w:r>
          <w:br/>
        </w:r>
        <w:r>
          <w:rPr>
            <w:b/>
            <w:bCs/>
          </w:rPr>
          <w:t>Cc:</w:t>
        </w:r>
        <w:r>
          <w:t xml:space="preserve"> Daniel Chang &lt;</w:t>
        </w:r>
        <w:r>
          <w:fldChar w:fldCharType="begin"/>
        </w:r>
        <w:r>
          <w:instrText xml:space="preserve"> HYPERLINK "mailto:Daniel_Chang@manulife.com" </w:instrText>
        </w:r>
        <w:r>
          <w:fldChar w:fldCharType="separate"/>
        </w:r>
        <w:r>
          <w:rPr>
            <w:rStyle w:val="Hyperlink"/>
          </w:rPr>
          <w:t>Daniel_Chang@manulife.com</w:t>
        </w:r>
        <w:r>
          <w:fldChar w:fldCharType="end"/>
        </w:r>
        <w:r>
          <w:t>&gt;; Winnie Yu &lt;</w:t>
        </w:r>
        <w:r>
          <w:fldChar w:fldCharType="begin"/>
        </w:r>
        <w:r>
          <w:instrText xml:space="preserve"> HYPERLINK "mailto:Winnie_W_Yu@manulife.com" </w:instrText>
        </w:r>
        <w:r>
          <w:fldChar w:fldCharType="separate"/>
        </w:r>
        <w:r>
          <w:rPr>
            <w:rStyle w:val="Hyperlink"/>
          </w:rPr>
          <w:t>Winnie_W_Yu@manulife.com</w:t>
        </w:r>
        <w:r>
          <w:fldChar w:fldCharType="end"/>
        </w:r>
        <w:r>
          <w:t>&gt;; Naveen Kalathil &lt;</w:t>
        </w:r>
        <w:r>
          <w:fldChar w:fldCharType="begin"/>
        </w:r>
        <w:r>
          <w:instrText xml:space="preserve"> HYPERLINK "mailto:Naveen_Kalathil@jhancock.com" </w:instrText>
        </w:r>
        <w:r>
          <w:fldChar w:fldCharType="separate"/>
        </w:r>
        <w:r>
          <w:rPr>
            <w:rStyle w:val="Hyperlink"/>
          </w:rPr>
          <w:t>Naveen_Kalathil@jhancock.com</w:t>
        </w:r>
        <w:r>
          <w:fldChar w:fldCharType="end"/>
        </w:r>
        <w:r>
          <w:t>&gt;</w:t>
        </w:r>
        <w:r>
          <w:br/>
        </w:r>
        <w:r>
          <w:rPr>
            <w:b/>
            <w:bCs/>
          </w:rPr>
          <w:t>Subject:</w:t>
        </w:r>
        <w:r>
          <w:t xml:space="preserve"> RE: </w:t>
        </w:r>
        <w:proofErr w:type="spellStart"/>
        <w:r>
          <w:t>Dataphile</w:t>
        </w:r>
        <w:proofErr w:type="spellEnd"/>
        <w:r>
          <w:t xml:space="preserve"> Ingestion Schedule for IDDL</w:t>
        </w:r>
      </w:ins>
    </w:p>
    <w:p w14:paraId="1C920F8F" w14:textId="77777777" w:rsidR="00722861" w:rsidRDefault="00722861" w:rsidP="00722861">
      <w:pPr>
        <w:rPr>
          <w:ins w:id="402" w:author="John Steggerda" w:date="2020-04-16T10:43:00Z"/>
        </w:rPr>
      </w:pPr>
    </w:p>
    <w:p w14:paraId="2A6BB47F" w14:textId="77777777" w:rsidR="00722861" w:rsidRDefault="00722861" w:rsidP="00722861">
      <w:pPr>
        <w:rPr>
          <w:ins w:id="403" w:author="John Steggerda" w:date="2020-04-16T10:43:00Z"/>
        </w:rPr>
      </w:pPr>
      <w:ins w:id="404" w:author="John Steggerda" w:date="2020-04-16T10:43:00Z">
        <w:r>
          <w:t>Hi John,</w:t>
        </w:r>
      </w:ins>
    </w:p>
    <w:p w14:paraId="00F833EC" w14:textId="77777777" w:rsidR="00722861" w:rsidRDefault="00722861" w:rsidP="00722861">
      <w:pPr>
        <w:rPr>
          <w:ins w:id="405" w:author="John Steggerda" w:date="2020-04-16T10:43:00Z"/>
        </w:rPr>
      </w:pPr>
    </w:p>
    <w:p w14:paraId="4CEC98A9" w14:textId="77777777" w:rsidR="00722861" w:rsidRDefault="00722861" w:rsidP="00722861">
      <w:pPr>
        <w:rPr>
          <w:ins w:id="406" w:author="John Steggerda" w:date="2020-04-16T10:43:00Z"/>
        </w:rPr>
      </w:pPr>
      <w:ins w:id="407" w:author="John Steggerda" w:date="2020-04-16T10:43:00Z">
        <w:r>
          <w:t>That is the right query to check the system update status.</w:t>
        </w:r>
      </w:ins>
    </w:p>
    <w:p w14:paraId="2BA96084" w14:textId="77777777" w:rsidR="00722861" w:rsidRDefault="00722861" w:rsidP="00722861">
      <w:pPr>
        <w:rPr>
          <w:ins w:id="408" w:author="John Steggerda" w:date="2020-04-16T10:43:00Z"/>
        </w:rPr>
      </w:pPr>
    </w:p>
    <w:p w14:paraId="1BE87415" w14:textId="77777777" w:rsidR="00722861" w:rsidRDefault="00722861" w:rsidP="00722861">
      <w:pPr>
        <w:rPr>
          <w:ins w:id="409" w:author="John Steggerda" w:date="2020-04-16T10:43:00Z"/>
        </w:rPr>
      </w:pPr>
      <w:ins w:id="410" w:author="John Steggerda" w:date="2020-04-16T10:43:00Z">
        <w:r>
          <w:t>If you run this right now, it would return the following value. If today’s date is returned, it means that the system date has been rolled over after the nightly processing.</w:t>
        </w:r>
      </w:ins>
    </w:p>
    <w:p w14:paraId="3FBA1216" w14:textId="77777777" w:rsidR="00722861" w:rsidRDefault="00722861" w:rsidP="00722861">
      <w:pPr>
        <w:rPr>
          <w:ins w:id="411" w:author="John Steggerda" w:date="2020-04-16T10:43:00Z"/>
        </w:rPr>
      </w:pPr>
    </w:p>
    <w:p w14:paraId="6054A244" w14:textId="77777777" w:rsidR="00722861" w:rsidRDefault="00722861" w:rsidP="00722861">
      <w:pPr>
        <w:rPr>
          <w:ins w:id="412" w:author="John Steggerda" w:date="2020-04-16T10:43:00Z"/>
          <w:b/>
          <w:bCs/>
        </w:rPr>
      </w:pPr>
      <w:ins w:id="413" w:author="John Steggerda" w:date="2020-04-16T10:43:00Z">
        <w:r>
          <w:rPr>
            <w:b/>
            <w:bCs/>
          </w:rPr>
          <w:t>041420</w:t>
        </w:r>
      </w:ins>
    </w:p>
    <w:p w14:paraId="29E20776" w14:textId="77777777" w:rsidR="00722861" w:rsidRDefault="00722861" w:rsidP="00722861">
      <w:pPr>
        <w:rPr>
          <w:ins w:id="414" w:author="John Steggerda" w:date="2020-04-16T10:43:00Z"/>
        </w:rPr>
      </w:pPr>
    </w:p>
    <w:p w14:paraId="5F44FDE7" w14:textId="77777777" w:rsidR="00722861" w:rsidRDefault="00722861" w:rsidP="00722861">
      <w:pPr>
        <w:rPr>
          <w:ins w:id="415" w:author="John Steggerda" w:date="2020-04-16T10:43:00Z"/>
        </w:rPr>
      </w:pPr>
      <w:ins w:id="416" w:author="John Steggerda" w:date="2020-04-16T10:43:00Z">
        <w:r>
          <w:t>Thanks</w:t>
        </w:r>
      </w:ins>
    </w:p>
    <w:p w14:paraId="74CD5E0F" w14:textId="77777777" w:rsidR="00722861" w:rsidRDefault="00722861" w:rsidP="00722861">
      <w:pPr>
        <w:spacing w:after="20" w:line="276" w:lineRule="auto"/>
        <w:rPr>
          <w:ins w:id="417" w:author="John Steggerda" w:date="2020-04-16T10:43:00Z"/>
          <w:rFonts w:ascii="Manulife JH Sans" w:hAnsi="Manulife JH Sans"/>
          <w:b/>
          <w:bCs/>
          <w:color w:val="000000"/>
          <w:sz w:val="24"/>
          <w:szCs w:val="24"/>
        </w:rPr>
      </w:pPr>
    </w:p>
    <w:p w14:paraId="059E48CF" w14:textId="77777777" w:rsidR="00722861" w:rsidRDefault="00722861" w:rsidP="00722861">
      <w:pPr>
        <w:spacing w:after="20" w:line="276" w:lineRule="auto"/>
        <w:rPr>
          <w:ins w:id="418" w:author="John Steggerda" w:date="2020-04-16T10:43:00Z"/>
          <w:rFonts w:ascii="Manulife JH Sans" w:hAnsi="Manulife JH Sans"/>
          <w:b/>
          <w:bCs/>
          <w:color w:val="C45911"/>
          <w:sz w:val="24"/>
          <w:szCs w:val="24"/>
        </w:rPr>
      </w:pPr>
    </w:p>
    <w:p w14:paraId="245BDB48" w14:textId="77777777" w:rsidR="00722861" w:rsidRDefault="00722861" w:rsidP="00722861">
      <w:pPr>
        <w:spacing w:after="20" w:line="276" w:lineRule="auto"/>
        <w:rPr>
          <w:ins w:id="419" w:author="John Steggerda" w:date="2020-04-16T10:43:00Z"/>
          <w:rFonts w:ascii="Manulife JH Sans" w:hAnsi="Manulife JH Sans"/>
          <w:b/>
          <w:bCs/>
          <w:color w:val="000000"/>
          <w:sz w:val="22"/>
          <w:szCs w:val="22"/>
        </w:rPr>
      </w:pPr>
      <w:ins w:id="420" w:author="John Steggerda" w:date="2020-04-16T10:43:00Z">
        <w:r>
          <w:rPr>
            <w:rFonts w:ascii="Manulife JH Sans" w:hAnsi="Manulife JH Sans"/>
            <w:b/>
            <w:bCs/>
            <w:color w:val="000000"/>
          </w:rPr>
          <w:t>Aravinda Manjappaiah</w:t>
        </w:r>
      </w:ins>
    </w:p>
    <w:p w14:paraId="72F827D4" w14:textId="77777777" w:rsidR="00722861" w:rsidRDefault="00722861" w:rsidP="00722861">
      <w:pPr>
        <w:spacing w:after="120" w:line="276" w:lineRule="auto"/>
        <w:rPr>
          <w:ins w:id="421" w:author="John Steggerda" w:date="2020-04-16T10:43:00Z"/>
          <w:rFonts w:ascii="Manulife JH Sans" w:hAnsi="Manulife JH Sans"/>
          <w:color w:val="000000"/>
          <w:sz w:val="16"/>
          <w:szCs w:val="16"/>
        </w:rPr>
      </w:pPr>
      <w:ins w:id="422" w:author="John Steggerda" w:date="2020-04-16T10:43:00Z">
        <w:r>
          <w:rPr>
            <w:rFonts w:ascii="Manulife JH Sans" w:hAnsi="Manulife JH Sans"/>
            <w:color w:val="000000"/>
            <w:sz w:val="16"/>
            <w:szCs w:val="16"/>
          </w:rPr>
          <w:t>Application Developer – Advisory Services, Global Wealth &amp; Asset Management Technology</w:t>
        </w:r>
      </w:ins>
    </w:p>
    <w:p w14:paraId="351CE594" w14:textId="77777777" w:rsidR="00722861" w:rsidRDefault="00722861" w:rsidP="00722861">
      <w:pPr>
        <w:spacing w:after="120" w:line="276" w:lineRule="auto"/>
        <w:rPr>
          <w:ins w:id="423" w:author="John Steggerda" w:date="2020-04-16T10:43:00Z"/>
          <w:rFonts w:ascii="Manulife JH Sans" w:hAnsi="Manulife JH Sans"/>
          <w:color w:val="000000"/>
          <w:sz w:val="16"/>
          <w:szCs w:val="16"/>
        </w:rPr>
      </w:pPr>
      <w:ins w:id="424" w:author="John Steggerda" w:date="2020-04-16T10:43:00Z">
        <w:r>
          <w:rPr>
            <w:rFonts w:ascii="Manulife JH Sans" w:hAnsi="Manulife JH Sans"/>
            <w:b/>
            <w:bCs/>
            <w:color w:val="00B050"/>
            <w:sz w:val="16"/>
            <w:szCs w:val="16"/>
            <w:lang w:val="en-CA"/>
          </w:rPr>
          <w:t>Manulife Investment Management</w:t>
        </w:r>
      </w:ins>
    </w:p>
    <w:p w14:paraId="30A03875" w14:textId="77777777" w:rsidR="00722861" w:rsidRDefault="00722861" w:rsidP="00722861">
      <w:pPr>
        <w:spacing w:after="60"/>
        <w:rPr>
          <w:ins w:id="425" w:author="John Steggerda" w:date="2020-04-16T10:43:00Z"/>
          <w:rFonts w:ascii="Manulife JH Sans" w:hAnsi="Manulife JH Sans"/>
          <w:color w:val="000000"/>
          <w:sz w:val="16"/>
          <w:szCs w:val="16"/>
          <w:lang w:val="fr-FR"/>
        </w:rPr>
      </w:pPr>
      <w:ins w:id="426" w:author="John Steggerda" w:date="2020-04-16T10:43:00Z">
        <w:r>
          <w:rPr>
            <w:rFonts w:ascii="Manulife JH Sans" w:hAnsi="Manulife JH Sans"/>
            <w:b/>
            <w:bCs/>
            <w:color w:val="000000"/>
            <w:sz w:val="16"/>
            <w:szCs w:val="16"/>
            <w:lang w:val="fr-FR"/>
          </w:rPr>
          <w:t>E</w:t>
        </w:r>
        <w:r>
          <w:rPr>
            <w:rFonts w:ascii="Manulife JH Sans" w:hAnsi="Manulife JH Sans"/>
            <w:color w:val="000000"/>
            <w:sz w:val="16"/>
            <w:szCs w:val="16"/>
            <w:lang w:val="fr-FR"/>
          </w:rPr>
          <w:t xml:space="preserve"> </w:t>
        </w:r>
        <w:r>
          <w:rPr>
            <w:rFonts w:ascii="Manulife JH Sans" w:hAnsi="Manulife JH Sans"/>
            <w:color w:val="000000"/>
            <w:sz w:val="16"/>
            <w:szCs w:val="16"/>
            <w:lang w:val="fr-FR"/>
          </w:rPr>
          <w:fldChar w:fldCharType="begin"/>
        </w:r>
        <w:r>
          <w:rPr>
            <w:rFonts w:ascii="Manulife JH Sans" w:hAnsi="Manulife JH Sans"/>
            <w:color w:val="000000"/>
            <w:sz w:val="16"/>
            <w:szCs w:val="16"/>
            <w:lang w:val="fr-FR"/>
          </w:rPr>
          <w:instrText xml:space="preserve"> HYPERLINK "mailto:Aravinda_Manjappaiah@manulife.com" </w:instrText>
        </w:r>
        <w:r>
          <w:rPr>
            <w:rFonts w:ascii="Manulife JH Sans" w:hAnsi="Manulife JH Sans"/>
            <w:color w:val="000000"/>
            <w:sz w:val="16"/>
            <w:szCs w:val="16"/>
            <w:lang w:val="fr-FR"/>
          </w:rPr>
          <w:fldChar w:fldCharType="separate"/>
        </w:r>
        <w:r>
          <w:rPr>
            <w:rStyle w:val="Hyperlink"/>
            <w:rFonts w:ascii="Manulife JH Sans" w:hAnsi="Manulife JH Sans"/>
            <w:sz w:val="16"/>
            <w:szCs w:val="16"/>
            <w:lang w:val="fr-FR"/>
          </w:rPr>
          <w:t>Aravinda_Manjappaiah@manulife.ca</w:t>
        </w:r>
        <w:r>
          <w:rPr>
            <w:rFonts w:ascii="Manulife JH Sans" w:hAnsi="Manulife JH Sans"/>
            <w:color w:val="000000"/>
            <w:sz w:val="16"/>
            <w:szCs w:val="16"/>
            <w:lang w:val="fr-FR"/>
          </w:rPr>
          <w:fldChar w:fldCharType="end"/>
        </w:r>
      </w:ins>
    </w:p>
    <w:p w14:paraId="0DA2A43E" w14:textId="77777777" w:rsidR="00722861" w:rsidRDefault="00722861" w:rsidP="00722861">
      <w:pPr>
        <w:spacing w:after="60"/>
        <w:rPr>
          <w:ins w:id="427" w:author="John Steggerda" w:date="2020-04-16T10:43:00Z"/>
          <w:rFonts w:ascii="Manulife JH Sans" w:hAnsi="Manulife JH Sans"/>
          <w:color w:val="000000"/>
          <w:sz w:val="16"/>
          <w:szCs w:val="16"/>
          <w:lang w:val="fr-FR"/>
        </w:rPr>
      </w:pPr>
      <w:ins w:id="428" w:author="John Steggerda" w:date="2020-04-16T10:43:00Z">
        <w:r>
          <w:rPr>
            <w:rFonts w:ascii="Manulife JH Sans" w:hAnsi="Manulife JH Sans"/>
            <w:b/>
            <w:bCs/>
            <w:color w:val="000000"/>
            <w:sz w:val="16"/>
            <w:szCs w:val="16"/>
            <w:lang w:val="fr-FR"/>
          </w:rPr>
          <w:t>T</w:t>
        </w:r>
        <w:r>
          <w:rPr>
            <w:rFonts w:ascii="Manulife JH Sans" w:hAnsi="Manulife JH Sans"/>
            <w:color w:val="000000"/>
            <w:sz w:val="16"/>
            <w:szCs w:val="16"/>
            <w:lang w:val="fr-FR"/>
          </w:rPr>
          <w:t xml:space="preserve"> </w:t>
        </w:r>
        <w:r>
          <w:rPr>
            <w:rFonts w:ascii="Verdana" w:hAnsi="Verdana"/>
            <w:color w:val="000000"/>
            <w:sz w:val="16"/>
            <w:szCs w:val="16"/>
            <w:lang w:val="fr-FR"/>
          </w:rPr>
          <w:t xml:space="preserve">905-469-2100 </w:t>
        </w:r>
        <w:r>
          <w:rPr>
            <w:color w:val="000000"/>
            <w:sz w:val="16"/>
            <w:szCs w:val="16"/>
            <w:lang w:val="fr-FR"/>
          </w:rPr>
          <w:t>x</w:t>
        </w:r>
        <w:r>
          <w:rPr>
            <w:rFonts w:ascii="Manulife JH Sans" w:hAnsi="Manulife JH Sans"/>
            <w:color w:val="000000"/>
            <w:sz w:val="16"/>
            <w:szCs w:val="16"/>
            <w:lang w:val="fr-FR"/>
          </w:rPr>
          <w:t>282116</w:t>
        </w:r>
      </w:ins>
    </w:p>
    <w:p w14:paraId="338399CB" w14:textId="77777777" w:rsidR="00722861" w:rsidRDefault="00722861" w:rsidP="00722861">
      <w:pPr>
        <w:spacing w:after="60"/>
        <w:rPr>
          <w:ins w:id="429" w:author="John Steggerda" w:date="2020-04-16T10:43:00Z"/>
          <w:rFonts w:ascii="Manulife JH Sans" w:hAnsi="Manulife JH Sans"/>
          <w:color w:val="000000"/>
          <w:sz w:val="17"/>
          <w:szCs w:val="17"/>
          <w:lang w:val="fr-FR"/>
        </w:rPr>
      </w:pPr>
      <w:ins w:id="430" w:author="John Steggerda" w:date="2020-04-16T10:43:00Z">
        <w:r>
          <w:rPr>
            <w:rFonts w:ascii="Manulife JH Sans" w:hAnsi="Manulife JH Sans"/>
            <w:b/>
            <w:bCs/>
            <w:color w:val="000000"/>
            <w:sz w:val="16"/>
            <w:szCs w:val="16"/>
            <w:lang w:val="fr-FR"/>
          </w:rPr>
          <w:t>C</w:t>
        </w:r>
        <w:r>
          <w:rPr>
            <w:rFonts w:ascii="Manulife JH Sans" w:hAnsi="Manulife JH Sans"/>
            <w:color w:val="000000"/>
            <w:sz w:val="16"/>
            <w:szCs w:val="16"/>
            <w:lang w:val="fr-FR"/>
          </w:rPr>
          <w:t xml:space="preserve"> </w:t>
        </w:r>
        <w:r>
          <w:rPr>
            <w:rFonts w:ascii="Verdana" w:hAnsi="Verdana"/>
            <w:color w:val="000000"/>
            <w:sz w:val="16"/>
            <w:szCs w:val="16"/>
            <w:lang w:val="fr-FR"/>
          </w:rPr>
          <w:t>416 938 8608</w:t>
        </w:r>
      </w:ins>
    </w:p>
    <w:p w14:paraId="5AAFCE38" w14:textId="77777777" w:rsidR="00722861" w:rsidRDefault="00722861" w:rsidP="00722861">
      <w:pPr>
        <w:rPr>
          <w:ins w:id="431" w:author="John Steggerda" w:date="2020-04-16T10:43:00Z"/>
          <w:rFonts w:ascii="Manulife JH Sans" w:hAnsi="Manulife JH Sans"/>
          <w:color w:val="000000"/>
          <w:sz w:val="17"/>
          <w:szCs w:val="17"/>
        </w:rPr>
      </w:pPr>
      <w:ins w:id="432" w:author="John Steggerda" w:date="2020-04-16T10:43:00Z">
        <w:r>
          <w:rPr>
            <w:rFonts w:ascii="Manulife JH Sans" w:hAnsi="Manulife JH Sans"/>
            <w:color w:val="000000"/>
            <w:sz w:val="17"/>
            <w:szCs w:val="17"/>
          </w:rPr>
          <w:t>1235 North Service Road West,</w:t>
        </w:r>
      </w:ins>
    </w:p>
    <w:p w14:paraId="25873381" w14:textId="77777777" w:rsidR="00722861" w:rsidRDefault="00722861" w:rsidP="00722861">
      <w:pPr>
        <w:rPr>
          <w:ins w:id="433" w:author="John Steggerda" w:date="2020-04-16T10:43:00Z"/>
          <w:rFonts w:ascii="Manulife JH Sans" w:hAnsi="Manulife JH Sans"/>
          <w:color w:val="000000"/>
          <w:sz w:val="17"/>
          <w:szCs w:val="17"/>
        </w:rPr>
      </w:pPr>
      <w:ins w:id="434" w:author="John Steggerda" w:date="2020-04-16T10:43:00Z">
        <w:r>
          <w:rPr>
            <w:rFonts w:ascii="Manulife JH Sans" w:hAnsi="Manulife JH Sans"/>
            <w:color w:val="000000"/>
            <w:sz w:val="17"/>
            <w:szCs w:val="17"/>
          </w:rPr>
          <w:t>Oakville, Ontario, Canada L6M 2W2</w:t>
        </w:r>
      </w:ins>
    </w:p>
    <w:p w14:paraId="4ECFAAB0" w14:textId="0554957B" w:rsidR="00722861" w:rsidRDefault="00722861" w:rsidP="00722861">
      <w:pPr>
        <w:rPr>
          <w:ins w:id="435" w:author="John Steggerda" w:date="2020-04-16T10:43:00Z"/>
          <w:rFonts w:ascii="Manulife JH Sans" w:hAnsi="Manulife JH Sans"/>
          <w:color w:val="000000"/>
          <w:sz w:val="17"/>
          <w:szCs w:val="17"/>
        </w:rPr>
      </w:pPr>
      <w:ins w:id="436" w:author="John Steggerda" w:date="2020-04-16T10:43:00Z">
        <w:r>
          <w:rPr>
            <w:rFonts w:ascii="Manulife JH Sans" w:hAnsi="Manulife JH Sans"/>
            <w:noProof/>
            <w:color w:val="000000"/>
            <w:sz w:val="17"/>
            <w:szCs w:val="17"/>
          </w:rPr>
          <w:drawing>
            <wp:inline distT="0" distB="0" distL="0" distR="0" wp14:anchorId="73CDBA3B" wp14:editId="504BC1BF">
              <wp:extent cx="3171825" cy="209550"/>
              <wp:effectExtent l="0" t="0" r="9525" b="0"/>
              <wp:docPr id="5" name="Pictur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0"/>
                      <pic:cNvPicPr>
                        <a:picLocks noChangeAspect="1" noChangeArrowheads="1"/>
                      </pic:cNvPicPr>
                    </pic:nvPicPr>
                    <pic:blipFill>
                      <a:blip r:embed="rId28" r:link="rId2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171825" cy="209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0FD3FF14" w14:textId="77777777" w:rsidR="00722861" w:rsidRDefault="00722861" w:rsidP="00722861">
      <w:pPr>
        <w:rPr>
          <w:ins w:id="437" w:author="John Steggerda" w:date="2020-04-16T10:43:00Z"/>
          <w:rFonts w:ascii="Calibri" w:hAnsi="Calibri"/>
          <w:sz w:val="22"/>
          <w:szCs w:val="22"/>
        </w:rPr>
      </w:pPr>
    </w:p>
    <w:p w14:paraId="52ED4D46" w14:textId="77777777" w:rsidR="00722861" w:rsidRDefault="00722861" w:rsidP="00722861">
      <w:pPr>
        <w:outlineLvl w:val="0"/>
        <w:rPr>
          <w:ins w:id="438" w:author="John Steggerda" w:date="2020-04-16T10:43:00Z"/>
        </w:rPr>
      </w:pPr>
      <w:ins w:id="439" w:author="John Steggerda" w:date="2020-04-16T10:43:00Z">
        <w:r>
          <w:rPr>
            <w:b/>
            <w:bCs/>
          </w:rPr>
          <w:t>From:</w:t>
        </w:r>
        <w:r>
          <w:t xml:space="preserve"> Vijay Sharma &lt;</w:t>
        </w:r>
        <w:r>
          <w:fldChar w:fldCharType="begin"/>
        </w:r>
        <w:r>
          <w:instrText xml:space="preserve"> HYPERLINK "mailto:Vijay_Sharma@manulife.ca" </w:instrText>
        </w:r>
        <w:r>
          <w:fldChar w:fldCharType="separate"/>
        </w:r>
        <w:r>
          <w:rPr>
            <w:rStyle w:val="Hyperlink"/>
          </w:rPr>
          <w:t>Vijay_Sharma@manulife.ca</w:t>
        </w:r>
        <w:r>
          <w:fldChar w:fldCharType="end"/>
        </w:r>
        <w:r>
          <w:t xml:space="preserve">&gt; </w:t>
        </w:r>
        <w:r>
          <w:br/>
        </w:r>
        <w:r>
          <w:rPr>
            <w:b/>
            <w:bCs/>
          </w:rPr>
          <w:t>Sent:</w:t>
        </w:r>
        <w:r>
          <w:t xml:space="preserve"> Tuesday, April 14, 2020 9:24 AM</w:t>
        </w:r>
        <w:r>
          <w:br/>
        </w:r>
        <w:r>
          <w:rPr>
            <w:b/>
            <w:bCs/>
          </w:rPr>
          <w:t>To:</w:t>
        </w:r>
        <w:r>
          <w:t xml:space="preserve"> John Steggerda &lt;</w:t>
        </w:r>
        <w:r>
          <w:fldChar w:fldCharType="begin"/>
        </w:r>
        <w:r>
          <w:instrText xml:space="preserve"> HYPERLINK "mailto:John_Steggerda@manulife.com" </w:instrText>
        </w:r>
        <w:r>
          <w:fldChar w:fldCharType="separate"/>
        </w:r>
        <w:r>
          <w:rPr>
            <w:rStyle w:val="Hyperlink"/>
          </w:rPr>
          <w:t>John_Steggerda@manulife.com</w:t>
        </w:r>
        <w:r>
          <w:fldChar w:fldCharType="end"/>
        </w:r>
        <w:r>
          <w:t>&gt;; Aravinda Manjappaiah &lt;</w:t>
        </w:r>
        <w:r>
          <w:fldChar w:fldCharType="begin"/>
        </w:r>
        <w:r>
          <w:instrText xml:space="preserve"> HYPERLINK "mailto:Aravinda_Manjappaiah@manulife.ca" </w:instrText>
        </w:r>
        <w:r>
          <w:fldChar w:fldCharType="separate"/>
        </w:r>
        <w:r>
          <w:rPr>
            <w:rStyle w:val="Hyperlink"/>
          </w:rPr>
          <w:t>Aravinda_Manjappaiah@manulife.ca</w:t>
        </w:r>
        <w:r>
          <w:fldChar w:fldCharType="end"/>
        </w:r>
        <w:r>
          <w:t>&gt;</w:t>
        </w:r>
        <w:r>
          <w:br/>
        </w:r>
        <w:r>
          <w:rPr>
            <w:b/>
            <w:bCs/>
          </w:rPr>
          <w:t>Cc:</w:t>
        </w:r>
        <w:r>
          <w:t xml:space="preserve"> Daniel Chang &lt;</w:t>
        </w:r>
        <w:r>
          <w:fldChar w:fldCharType="begin"/>
        </w:r>
        <w:r>
          <w:instrText xml:space="preserve"> HYPERLINK "mailto:Daniel_Chang@manulife.com" </w:instrText>
        </w:r>
        <w:r>
          <w:fldChar w:fldCharType="separate"/>
        </w:r>
        <w:r>
          <w:rPr>
            <w:rStyle w:val="Hyperlink"/>
          </w:rPr>
          <w:t>Daniel_Chang@manulife.com</w:t>
        </w:r>
        <w:r>
          <w:fldChar w:fldCharType="end"/>
        </w:r>
        <w:r>
          <w:t>&gt;; Winnie Yu &lt;</w:t>
        </w:r>
        <w:r>
          <w:fldChar w:fldCharType="begin"/>
        </w:r>
        <w:r>
          <w:instrText xml:space="preserve"> HYPERLINK "mailto:Winnie_W_Yu@manulife.com" </w:instrText>
        </w:r>
        <w:r>
          <w:fldChar w:fldCharType="separate"/>
        </w:r>
        <w:r>
          <w:rPr>
            <w:rStyle w:val="Hyperlink"/>
          </w:rPr>
          <w:t>Winnie_W_Yu@manulife.com</w:t>
        </w:r>
        <w:r>
          <w:fldChar w:fldCharType="end"/>
        </w:r>
        <w:r>
          <w:t>&gt;; Naveen Kalathil &lt;</w:t>
        </w:r>
        <w:r>
          <w:fldChar w:fldCharType="begin"/>
        </w:r>
        <w:r>
          <w:instrText xml:space="preserve"> HYPERLINK "mailto:Naveen_Kalathil@jhancock.com" </w:instrText>
        </w:r>
        <w:r>
          <w:fldChar w:fldCharType="separate"/>
        </w:r>
        <w:r>
          <w:rPr>
            <w:rStyle w:val="Hyperlink"/>
          </w:rPr>
          <w:t>Naveen_Kalathil@jhancock.com</w:t>
        </w:r>
        <w:r>
          <w:fldChar w:fldCharType="end"/>
        </w:r>
        <w:r>
          <w:t>&gt;</w:t>
        </w:r>
        <w:r>
          <w:br/>
        </w:r>
        <w:r>
          <w:rPr>
            <w:b/>
            <w:bCs/>
          </w:rPr>
          <w:t>Subject:</w:t>
        </w:r>
        <w:r>
          <w:t xml:space="preserve"> RE: </w:t>
        </w:r>
        <w:proofErr w:type="spellStart"/>
        <w:r>
          <w:t>Dataphile</w:t>
        </w:r>
        <w:proofErr w:type="spellEnd"/>
        <w:r>
          <w:t xml:space="preserve"> Ingestion Schedule for IDDL</w:t>
        </w:r>
      </w:ins>
    </w:p>
    <w:p w14:paraId="74BA5A4E" w14:textId="77777777" w:rsidR="00722861" w:rsidRDefault="00722861" w:rsidP="00722861">
      <w:pPr>
        <w:rPr>
          <w:ins w:id="440" w:author="John Steggerda" w:date="2020-04-16T10:43:00Z"/>
        </w:rPr>
      </w:pPr>
    </w:p>
    <w:p w14:paraId="2C276769" w14:textId="77777777" w:rsidR="00722861" w:rsidRDefault="00722861" w:rsidP="00722861">
      <w:pPr>
        <w:rPr>
          <w:ins w:id="441" w:author="John Steggerda" w:date="2020-04-16T10:43:00Z"/>
        </w:rPr>
      </w:pPr>
      <w:ins w:id="442" w:author="John Steggerda" w:date="2020-04-16T10:43:00Z">
        <w:r>
          <w:t>++ Naveen</w:t>
        </w:r>
      </w:ins>
    </w:p>
    <w:p w14:paraId="7EB6F165" w14:textId="77777777" w:rsidR="00722861" w:rsidRDefault="00722861" w:rsidP="00722861">
      <w:pPr>
        <w:rPr>
          <w:ins w:id="443" w:author="John Steggerda" w:date="2020-04-16T10:43:00Z"/>
        </w:rPr>
      </w:pPr>
    </w:p>
    <w:p w14:paraId="4B57B01E" w14:textId="77777777" w:rsidR="00722861" w:rsidRDefault="00722861" w:rsidP="00722861">
      <w:pPr>
        <w:spacing w:line="336" w:lineRule="auto"/>
        <w:rPr>
          <w:ins w:id="444" w:author="John Steggerda" w:date="2020-04-16T10:43:00Z"/>
          <w:rFonts w:ascii="Manulife JH Sans" w:hAnsi="Manulife JH Sans"/>
          <w:b/>
          <w:bCs/>
          <w:color w:val="000000"/>
          <w:sz w:val="17"/>
          <w:szCs w:val="17"/>
          <w:lang w:val="en-CA"/>
        </w:rPr>
      </w:pPr>
      <w:ins w:id="445" w:author="John Steggerda" w:date="2020-04-16T10:43:00Z">
        <w:r>
          <w:rPr>
            <w:rFonts w:ascii="Manulife JH Sans" w:hAnsi="Manulife JH Sans"/>
            <w:b/>
            <w:bCs/>
            <w:color w:val="000000"/>
            <w:sz w:val="17"/>
            <w:szCs w:val="17"/>
            <w:lang w:val="en-CA"/>
          </w:rPr>
          <w:t>Thanks,</w:t>
        </w:r>
      </w:ins>
    </w:p>
    <w:p w14:paraId="7E0C559F" w14:textId="725CE615" w:rsidR="00722861" w:rsidRDefault="00722861" w:rsidP="00722861">
      <w:pPr>
        <w:spacing w:line="336" w:lineRule="auto"/>
        <w:rPr>
          <w:ins w:id="446" w:author="John Steggerda" w:date="2020-04-16T10:43:00Z"/>
          <w:rFonts w:ascii="Manulife JH Sans" w:hAnsi="Manulife JH Sans"/>
          <w:color w:val="000000"/>
          <w:sz w:val="17"/>
          <w:szCs w:val="17"/>
          <w:lang w:val="en-CA"/>
        </w:rPr>
      </w:pPr>
      <w:ins w:id="447" w:author="John Steggerda" w:date="2020-04-16T10:43:00Z">
        <w:r>
          <w:rPr>
            <w:rFonts w:ascii="Manulife JH Sans" w:hAnsi="Manulife JH Sans"/>
            <w:b/>
            <w:bCs/>
            <w:color w:val="000000"/>
            <w:sz w:val="17"/>
            <w:szCs w:val="17"/>
            <w:lang w:val="en-CA"/>
          </w:rPr>
          <w:t>Vijay Sharma</w:t>
        </w:r>
        <w:r>
          <w:rPr>
            <w:sz w:val="17"/>
            <w:szCs w:val="17"/>
            <w:lang w:val="en-CA"/>
          </w:rPr>
          <w:br/>
        </w:r>
        <w:r>
          <w:rPr>
            <w:rFonts w:ascii="Manulife JH Sans" w:hAnsi="Manulife JH Sans"/>
            <w:color w:val="000000"/>
            <w:sz w:val="17"/>
            <w:szCs w:val="17"/>
            <w:lang w:val="en-CA"/>
          </w:rPr>
          <w:t>Data Engineer</w:t>
        </w:r>
        <w:r>
          <w:rPr>
            <w:rFonts w:ascii="Manulife JH Sans" w:hAnsi="Manulife JH Sans"/>
            <w:color w:val="000000"/>
            <w:sz w:val="17"/>
            <w:szCs w:val="17"/>
            <w:lang w:val="en-CA"/>
          </w:rPr>
          <w:br/>
        </w:r>
        <w:r>
          <w:rPr>
            <w:rFonts w:ascii="Manulife JH Sans" w:hAnsi="Manulife JH Sans"/>
            <w:b/>
            <w:bCs/>
            <w:color w:val="00B050"/>
            <w:sz w:val="17"/>
            <w:szCs w:val="17"/>
            <w:lang w:val="en-CA"/>
          </w:rPr>
          <w:t>Manulife Investment Management</w:t>
        </w:r>
        <w:r>
          <w:rPr>
            <w:rFonts w:ascii="Manulife JH Sans" w:hAnsi="Manulife JH Sans"/>
            <w:b/>
            <w:bCs/>
            <w:color w:val="00B050"/>
            <w:sz w:val="17"/>
            <w:szCs w:val="17"/>
            <w:lang w:val="en-CA"/>
          </w:rPr>
          <w:br/>
        </w:r>
        <w:r>
          <w:rPr>
            <w:rFonts w:ascii="Manulife JH Sans" w:hAnsi="Manulife JH Sans"/>
            <w:b/>
            <w:bCs/>
            <w:color w:val="00B050"/>
            <w:sz w:val="8"/>
            <w:szCs w:val="8"/>
            <w:lang w:val="en-CA"/>
          </w:rPr>
          <w:br/>
        </w:r>
        <w:r>
          <w:rPr>
            <w:rFonts w:ascii="Manulife JH Sans" w:hAnsi="Manulife JH Sans"/>
            <w:b/>
            <w:bCs/>
            <w:color w:val="000000"/>
            <w:sz w:val="17"/>
            <w:szCs w:val="17"/>
            <w:lang w:val="en-CA"/>
          </w:rPr>
          <w:t>E</w:t>
        </w:r>
        <w:r>
          <w:rPr>
            <w:color w:val="000000"/>
            <w:sz w:val="17"/>
            <w:szCs w:val="17"/>
            <w:lang w:val="en-CA"/>
          </w:rPr>
          <w:t>   </w:t>
        </w:r>
        <w:r>
          <w:rPr>
            <w:rFonts w:ascii="Manulife JH Sans" w:hAnsi="Manulife JH Sans"/>
            <w:color w:val="000000"/>
            <w:sz w:val="17"/>
            <w:szCs w:val="17"/>
            <w:lang w:val="en-CA"/>
          </w:rPr>
          <w:t xml:space="preserve"> </w:t>
        </w:r>
        <w:r>
          <w:rPr>
            <w:rFonts w:ascii="Manulife JH Sans" w:hAnsi="Manulife JH Sans"/>
            <w:color w:val="000000"/>
            <w:sz w:val="17"/>
            <w:szCs w:val="17"/>
            <w:lang w:val="en-CA"/>
          </w:rPr>
          <w:fldChar w:fldCharType="begin"/>
        </w:r>
        <w:r>
          <w:rPr>
            <w:rFonts w:ascii="Manulife JH Sans" w:hAnsi="Manulife JH Sans"/>
            <w:color w:val="000000"/>
            <w:sz w:val="17"/>
            <w:szCs w:val="17"/>
            <w:lang w:val="en-CA"/>
          </w:rPr>
          <w:instrText xml:space="preserve"> HYPERLINK "mailto:vijay_sharma@manulife.ca" </w:instrText>
        </w:r>
        <w:r>
          <w:rPr>
            <w:rFonts w:ascii="Manulife JH Sans" w:hAnsi="Manulife JH Sans"/>
            <w:color w:val="000000"/>
            <w:sz w:val="17"/>
            <w:szCs w:val="17"/>
            <w:lang w:val="en-CA"/>
          </w:rPr>
          <w:fldChar w:fldCharType="separate"/>
        </w:r>
        <w:r>
          <w:rPr>
            <w:rStyle w:val="Hyperlink"/>
            <w:rFonts w:ascii="Manulife JH Sans" w:hAnsi="Manulife JH Sans"/>
            <w:sz w:val="17"/>
            <w:szCs w:val="17"/>
            <w:lang w:val="en-CA"/>
          </w:rPr>
          <w:t>vijay_sharma@manulife.ca</w:t>
        </w:r>
        <w:r>
          <w:rPr>
            <w:rFonts w:ascii="Manulife JH Sans" w:hAnsi="Manulife JH Sans"/>
            <w:color w:val="000000"/>
            <w:sz w:val="17"/>
            <w:szCs w:val="17"/>
            <w:lang w:val="en-CA"/>
          </w:rPr>
          <w:fldChar w:fldCharType="end"/>
        </w:r>
        <w:r>
          <w:rPr>
            <w:rFonts w:ascii="Manulife JH Sans" w:hAnsi="Manulife JH Sans"/>
            <w:sz w:val="17"/>
            <w:szCs w:val="17"/>
            <w:lang w:val="en-CA"/>
          </w:rPr>
          <w:br/>
        </w:r>
        <w:r>
          <w:rPr>
            <w:rFonts w:ascii="Manulife JH Sans" w:hAnsi="Manulife JH Sans"/>
            <w:b/>
            <w:bCs/>
            <w:color w:val="000000"/>
            <w:sz w:val="17"/>
            <w:szCs w:val="17"/>
            <w:lang w:val="en-CA"/>
          </w:rPr>
          <w:t>T</w:t>
        </w:r>
        <w:r>
          <w:rPr>
            <w:color w:val="000000"/>
            <w:sz w:val="17"/>
            <w:szCs w:val="17"/>
            <w:lang w:val="en-CA"/>
          </w:rPr>
          <w:t>   </w:t>
        </w:r>
        <w:r>
          <w:rPr>
            <w:rFonts w:ascii="Manulife JH Sans" w:hAnsi="Manulife JH Sans"/>
            <w:color w:val="000000"/>
            <w:sz w:val="17"/>
            <w:szCs w:val="17"/>
            <w:lang w:val="en-CA"/>
          </w:rPr>
          <w:t xml:space="preserve"> (647) 233</w:t>
        </w:r>
        <w:r>
          <w:rPr>
            <w:rFonts w:ascii="Manulife JH Sans" w:hAnsi="Manulife JH Sans"/>
            <w:color w:val="000000"/>
            <w:sz w:val="17"/>
            <w:szCs w:val="17"/>
            <w:lang w:val="en-CA"/>
          </w:rPr>
          <w:br/>
        </w:r>
        <w:r>
          <w:rPr>
            <w:rFonts w:ascii="Manulife JH Sans" w:hAnsi="Manulife JH Sans"/>
            <w:sz w:val="8"/>
            <w:szCs w:val="8"/>
            <w:lang w:val="en-CA"/>
          </w:rPr>
          <w:br/>
        </w:r>
        <w:r>
          <w:rPr>
            <w:rFonts w:ascii="Manulife JH Sans" w:hAnsi="Manulife JH Sans"/>
            <w:color w:val="000000"/>
            <w:sz w:val="17"/>
            <w:szCs w:val="17"/>
            <w:lang w:val="en-CA"/>
          </w:rPr>
          <w:t>250 Bloor Street East</w:t>
        </w:r>
        <w:r>
          <w:rPr>
            <w:rFonts w:ascii="Manulife JH Sans" w:hAnsi="Manulife JH Sans"/>
            <w:color w:val="000000"/>
            <w:sz w:val="17"/>
            <w:szCs w:val="17"/>
            <w:lang w:val="en-CA"/>
          </w:rPr>
          <w:br/>
        </w:r>
        <w:proofErr w:type="spellStart"/>
        <w:r>
          <w:rPr>
            <w:rFonts w:ascii="Manulife JH Sans" w:hAnsi="Manulife JH Sans"/>
            <w:color w:val="000000"/>
            <w:sz w:val="17"/>
            <w:szCs w:val="17"/>
            <w:lang w:val="en-CA"/>
          </w:rPr>
          <w:t>Torornto</w:t>
        </w:r>
        <w:proofErr w:type="spellEnd"/>
        <w:r>
          <w:rPr>
            <w:rFonts w:ascii="Manulife JH Sans" w:hAnsi="Manulife JH Sans"/>
            <w:color w:val="000000"/>
            <w:sz w:val="17"/>
            <w:szCs w:val="17"/>
            <w:lang w:val="en-CA"/>
          </w:rPr>
          <w:t xml:space="preserve">, </w:t>
        </w:r>
        <w:proofErr w:type="spellStart"/>
        <w:r>
          <w:rPr>
            <w:rFonts w:ascii="Manulife JH Sans" w:hAnsi="Manulife JH Sans"/>
            <w:color w:val="000000"/>
            <w:sz w:val="17"/>
            <w:szCs w:val="17"/>
            <w:lang w:val="en-CA"/>
          </w:rPr>
          <w:t>Ontarion</w:t>
        </w:r>
        <w:proofErr w:type="spellEnd"/>
        <w:r>
          <w:rPr>
            <w:rFonts w:ascii="Manulife JH Sans" w:hAnsi="Manulife JH Sans"/>
            <w:color w:val="000000"/>
            <w:sz w:val="17"/>
            <w:szCs w:val="17"/>
            <w:lang w:val="en-CA"/>
          </w:rPr>
          <w:t>, Canada, M4W 1E6</w:t>
        </w:r>
        <w:r>
          <w:rPr>
            <w:rFonts w:ascii="Manulife JH Sans" w:hAnsi="Manulife JH Sans"/>
            <w:b/>
            <w:bCs/>
            <w:color w:val="00B050"/>
            <w:sz w:val="8"/>
            <w:szCs w:val="8"/>
            <w:lang w:val="en-CA"/>
          </w:rPr>
          <w:br/>
        </w:r>
        <w:r>
          <w:rPr>
            <w:rFonts w:ascii="Manulife JH Sans" w:hAnsi="Manulife JH Sans"/>
            <w:color w:val="000000"/>
            <w:sz w:val="8"/>
            <w:szCs w:val="8"/>
            <w:lang w:val="en-CA"/>
          </w:rPr>
          <w:br/>
        </w:r>
        <w:r>
          <w:rPr>
            <w:rFonts w:ascii="Manulife JH Sans" w:hAnsi="Manulife JH Sans"/>
            <w:noProof/>
            <w:sz w:val="17"/>
            <w:szCs w:val="17"/>
            <w:lang w:val="en-CA"/>
          </w:rPr>
          <w:drawing>
            <wp:inline distT="0" distB="0" distL="0" distR="0" wp14:anchorId="366E5482" wp14:editId="2D88C0E5">
              <wp:extent cx="3171825" cy="209550"/>
              <wp:effectExtent l="0" t="0" r="9525" b="0"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30" r:link="rId3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171825" cy="209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3A3DB617" w14:textId="77777777" w:rsidR="00722861" w:rsidRDefault="00722861" w:rsidP="00722861">
      <w:pPr>
        <w:rPr>
          <w:ins w:id="448" w:author="John Steggerda" w:date="2020-04-16T10:43:00Z"/>
          <w:rFonts w:ascii="Calibri" w:hAnsi="Calibri"/>
          <w:sz w:val="22"/>
          <w:szCs w:val="22"/>
        </w:rPr>
      </w:pPr>
    </w:p>
    <w:p w14:paraId="6C7F579C" w14:textId="77777777" w:rsidR="00722861" w:rsidRDefault="00722861" w:rsidP="00722861">
      <w:pPr>
        <w:outlineLvl w:val="0"/>
        <w:rPr>
          <w:ins w:id="449" w:author="John Steggerda" w:date="2020-04-16T10:43:00Z"/>
        </w:rPr>
      </w:pPr>
      <w:ins w:id="450" w:author="John Steggerda" w:date="2020-04-16T10:43:00Z">
        <w:r>
          <w:rPr>
            <w:b/>
            <w:bCs/>
          </w:rPr>
          <w:t>From:</w:t>
        </w:r>
        <w:r>
          <w:t xml:space="preserve"> John Steggerda &lt;</w:t>
        </w:r>
        <w:r>
          <w:fldChar w:fldCharType="begin"/>
        </w:r>
        <w:r>
          <w:instrText xml:space="preserve"> HYPERLINK "mailto:John_Steggerda@manulife.com" </w:instrText>
        </w:r>
        <w:r>
          <w:fldChar w:fldCharType="separate"/>
        </w:r>
        <w:r>
          <w:rPr>
            <w:rStyle w:val="Hyperlink"/>
          </w:rPr>
          <w:t>John_Steggerda@manulife.com</w:t>
        </w:r>
        <w:r>
          <w:fldChar w:fldCharType="end"/>
        </w:r>
        <w:r>
          <w:t xml:space="preserve">&gt; </w:t>
        </w:r>
        <w:r>
          <w:br/>
        </w:r>
        <w:r>
          <w:rPr>
            <w:b/>
            <w:bCs/>
          </w:rPr>
          <w:t>Sent:</w:t>
        </w:r>
        <w:r>
          <w:t xml:space="preserve"> Monday, April 13, 2020 10:26 PM</w:t>
        </w:r>
        <w:r>
          <w:br/>
        </w:r>
        <w:r>
          <w:rPr>
            <w:b/>
            <w:bCs/>
          </w:rPr>
          <w:t>To:</w:t>
        </w:r>
        <w:r>
          <w:t xml:space="preserve"> Aravinda Manjappaiah &lt;</w:t>
        </w:r>
        <w:r>
          <w:fldChar w:fldCharType="begin"/>
        </w:r>
        <w:r>
          <w:instrText xml:space="preserve"> HYPERLINK "mailto:Aravinda_Manjappaiah@manulife.ca" </w:instrText>
        </w:r>
        <w:r>
          <w:fldChar w:fldCharType="separate"/>
        </w:r>
        <w:r>
          <w:rPr>
            <w:rStyle w:val="Hyperlink"/>
          </w:rPr>
          <w:t>Aravinda_Manjappaiah@manulife.ca</w:t>
        </w:r>
        <w:r>
          <w:fldChar w:fldCharType="end"/>
        </w:r>
        <w:r>
          <w:t>&gt;</w:t>
        </w:r>
        <w:r>
          <w:br/>
        </w:r>
        <w:r>
          <w:rPr>
            <w:b/>
            <w:bCs/>
          </w:rPr>
          <w:t>Cc:</w:t>
        </w:r>
        <w:r>
          <w:t xml:space="preserve"> Vijay Sharma &lt;</w:t>
        </w:r>
        <w:r>
          <w:fldChar w:fldCharType="begin"/>
        </w:r>
        <w:r>
          <w:instrText xml:space="preserve"> HYPERLINK "mailto:Vijay_Sharma@manulife.ca" </w:instrText>
        </w:r>
        <w:r>
          <w:fldChar w:fldCharType="separate"/>
        </w:r>
        <w:r>
          <w:rPr>
            <w:rStyle w:val="Hyperlink"/>
          </w:rPr>
          <w:t>Vijay_Sharma@manulife.ca</w:t>
        </w:r>
        <w:r>
          <w:fldChar w:fldCharType="end"/>
        </w:r>
        <w:r>
          <w:t>&gt;; Daniel Chang &lt;</w:t>
        </w:r>
        <w:r>
          <w:fldChar w:fldCharType="begin"/>
        </w:r>
        <w:r>
          <w:instrText xml:space="preserve"> HYPERLINK "mailto:Daniel_Chang@manulife.com" </w:instrText>
        </w:r>
        <w:r>
          <w:fldChar w:fldCharType="separate"/>
        </w:r>
        <w:r>
          <w:rPr>
            <w:rStyle w:val="Hyperlink"/>
          </w:rPr>
          <w:t>Daniel_Chang@manulife.com</w:t>
        </w:r>
        <w:r>
          <w:fldChar w:fldCharType="end"/>
        </w:r>
        <w:r>
          <w:t>&gt;; Winnie Yu &lt;</w:t>
        </w:r>
        <w:r>
          <w:fldChar w:fldCharType="begin"/>
        </w:r>
        <w:r>
          <w:instrText xml:space="preserve"> HYPERLINK "mailto:Winnie_W_Yu@manulife.com" </w:instrText>
        </w:r>
        <w:r>
          <w:fldChar w:fldCharType="separate"/>
        </w:r>
        <w:r>
          <w:rPr>
            <w:rStyle w:val="Hyperlink"/>
          </w:rPr>
          <w:t>Winnie_W_Yu@manulife.com</w:t>
        </w:r>
        <w:r>
          <w:fldChar w:fldCharType="end"/>
        </w:r>
        <w:r>
          <w:t>&gt;</w:t>
        </w:r>
        <w:r>
          <w:br/>
        </w:r>
        <w:r>
          <w:rPr>
            <w:b/>
            <w:bCs/>
          </w:rPr>
          <w:t>Subject:</w:t>
        </w:r>
        <w:r>
          <w:t xml:space="preserve"> FW: </w:t>
        </w:r>
        <w:proofErr w:type="spellStart"/>
        <w:r>
          <w:t>Dataphile</w:t>
        </w:r>
        <w:proofErr w:type="spellEnd"/>
        <w:r>
          <w:t xml:space="preserve"> Ingestion Schedule for IDDL</w:t>
        </w:r>
      </w:ins>
    </w:p>
    <w:p w14:paraId="6C50F1E8" w14:textId="77777777" w:rsidR="00722861" w:rsidRDefault="00722861" w:rsidP="00722861">
      <w:pPr>
        <w:rPr>
          <w:ins w:id="451" w:author="John Steggerda" w:date="2020-04-16T10:43:00Z"/>
        </w:rPr>
      </w:pPr>
    </w:p>
    <w:p w14:paraId="785D4365" w14:textId="77777777" w:rsidR="00722861" w:rsidRDefault="00722861" w:rsidP="00722861">
      <w:pPr>
        <w:rPr>
          <w:ins w:id="452" w:author="John Steggerda" w:date="2020-04-16T10:43:00Z"/>
        </w:rPr>
      </w:pPr>
      <w:ins w:id="453" w:author="John Steggerda" w:date="2020-04-16T10:43:00Z">
        <w:r>
          <w:t>Aravinda</w:t>
        </w:r>
      </w:ins>
    </w:p>
    <w:p w14:paraId="2CEF6C1C" w14:textId="77777777" w:rsidR="00722861" w:rsidRDefault="00722861" w:rsidP="00722861">
      <w:pPr>
        <w:rPr>
          <w:ins w:id="454" w:author="John Steggerda" w:date="2020-04-16T10:43:00Z"/>
        </w:rPr>
      </w:pPr>
    </w:p>
    <w:p w14:paraId="78132FBB" w14:textId="77777777" w:rsidR="00722861" w:rsidRDefault="00722861" w:rsidP="00722861">
      <w:pPr>
        <w:rPr>
          <w:ins w:id="455" w:author="John Steggerda" w:date="2020-04-16T10:43:00Z"/>
        </w:rPr>
      </w:pPr>
      <w:ins w:id="456" w:author="John Steggerda" w:date="2020-04-16T10:43:00Z">
        <w:r>
          <w:t xml:space="preserve">Can you elaborate on the query to tell if the system is ready?  I tried various combos of this </w:t>
        </w:r>
        <w:proofErr w:type="gramStart"/>
        <w:r>
          <w:t>query?</w:t>
        </w:r>
        <w:proofErr w:type="gramEnd"/>
        <w:r>
          <w:t xml:space="preserve"> </w:t>
        </w:r>
      </w:ins>
    </w:p>
    <w:p w14:paraId="131B16AB" w14:textId="77777777" w:rsidR="00722861" w:rsidRDefault="00722861" w:rsidP="00722861">
      <w:pPr>
        <w:rPr>
          <w:ins w:id="457" w:author="John Steggerda" w:date="2020-04-16T10:43:00Z"/>
        </w:rPr>
      </w:pPr>
    </w:p>
    <w:p w14:paraId="114149CF" w14:textId="77777777" w:rsidR="00722861" w:rsidRDefault="00722861" w:rsidP="00722861">
      <w:pPr>
        <w:rPr>
          <w:ins w:id="458" w:author="John Steggerda" w:date="2020-04-16T10:43:00Z"/>
        </w:rPr>
      </w:pPr>
      <w:ins w:id="459" w:author="John Steggerda" w:date="2020-04-16T10:43:00Z">
        <w:r>
          <w:t xml:space="preserve">select </w:t>
        </w:r>
        <w:proofErr w:type="spellStart"/>
        <w:r>
          <w:t>code_value</w:t>
        </w:r>
        <w:proofErr w:type="spellEnd"/>
        <w:r>
          <w:t xml:space="preserve"> from </w:t>
        </w:r>
        <w:proofErr w:type="spellStart"/>
        <w:r>
          <w:t>gncode</w:t>
        </w:r>
        <w:proofErr w:type="spellEnd"/>
        <w:r>
          <w:t xml:space="preserve"> where </w:t>
        </w:r>
        <w:proofErr w:type="spellStart"/>
        <w:r>
          <w:t>table_name</w:t>
        </w:r>
        <w:proofErr w:type="spellEnd"/>
        <w:r>
          <w:t xml:space="preserve"> = '</w:t>
        </w:r>
        <w:proofErr w:type="spellStart"/>
        <w:r>
          <w:t>Proc_Dt</w:t>
        </w:r>
        <w:proofErr w:type="spellEnd"/>
        <w:r>
          <w:t>'.</w:t>
        </w:r>
      </w:ins>
    </w:p>
    <w:p w14:paraId="10B939B5" w14:textId="77777777" w:rsidR="00722861" w:rsidRDefault="00722861" w:rsidP="00722861">
      <w:pPr>
        <w:rPr>
          <w:ins w:id="460" w:author="John Steggerda" w:date="2020-04-16T10:43:00Z"/>
        </w:rPr>
      </w:pPr>
    </w:p>
    <w:p w14:paraId="2CE78E60" w14:textId="77777777" w:rsidR="00722861" w:rsidRDefault="00722861" w:rsidP="00722861">
      <w:pPr>
        <w:rPr>
          <w:ins w:id="461" w:author="John Steggerda" w:date="2020-04-16T10:43:00Z"/>
        </w:rPr>
      </w:pPr>
      <w:ins w:id="462" w:author="John Steggerda" w:date="2020-04-16T10:43:00Z">
        <w:r>
          <w:t xml:space="preserve">Maybe we need a quick call </w:t>
        </w:r>
      </w:ins>
    </w:p>
    <w:p w14:paraId="4A4DC680" w14:textId="77777777" w:rsidR="00722861" w:rsidRDefault="00722861" w:rsidP="00722861">
      <w:pPr>
        <w:rPr>
          <w:ins w:id="463" w:author="John Steggerda" w:date="2020-04-16T10:43:00Z"/>
        </w:rPr>
      </w:pPr>
    </w:p>
    <w:p w14:paraId="24C4FD3C" w14:textId="77777777" w:rsidR="00722861" w:rsidRDefault="00722861" w:rsidP="00722861">
      <w:pPr>
        <w:rPr>
          <w:ins w:id="464" w:author="John Steggerda" w:date="2020-04-16T10:43:00Z"/>
        </w:rPr>
      </w:pPr>
      <w:ins w:id="465" w:author="John Steggerda" w:date="2020-04-16T10:43:00Z">
        <w:r>
          <w:t>cheers</w:t>
        </w:r>
      </w:ins>
    </w:p>
    <w:p w14:paraId="3433AD61" w14:textId="77777777" w:rsidR="00722861" w:rsidRDefault="00722861" w:rsidP="00722861">
      <w:pPr>
        <w:rPr>
          <w:ins w:id="466" w:author="John Steggerda" w:date="2020-04-16T10:43:00Z"/>
        </w:rPr>
      </w:pPr>
    </w:p>
    <w:p w14:paraId="3D8F4020" w14:textId="77777777" w:rsidR="00722861" w:rsidRDefault="00722861" w:rsidP="00722861">
      <w:pPr>
        <w:rPr>
          <w:ins w:id="467" w:author="John Steggerda" w:date="2020-04-16T10:43:00Z"/>
        </w:rPr>
      </w:pPr>
      <w:ins w:id="468" w:author="John Steggerda" w:date="2020-04-16T10:43:00Z">
        <w:r>
          <w:t xml:space="preserve">John </w:t>
        </w:r>
      </w:ins>
    </w:p>
    <w:p w14:paraId="550647FE" w14:textId="3B9BD5F4" w:rsidR="0083524F" w:rsidRDefault="00722861" w:rsidP="00722861">
      <w:pPr>
        <w:widowControl/>
        <w:spacing w:after="200" w:line="276" w:lineRule="auto"/>
      </w:pPr>
      <w:ins w:id="469" w:author="John Steggerda" w:date="2020-04-16T10:43:00Z">
        <w:r>
          <w:t xml:space="preserve"> </w:t>
        </w:r>
      </w:ins>
      <w:r w:rsidR="0083524F">
        <w:br w:type="page"/>
      </w:r>
    </w:p>
    <w:p w14:paraId="45A4C28A" w14:textId="77777777" w:rsidR="00B54193" w:rsidRDefault="00B54193">
      <w:pPr>
        <w:widowControl/>
        <w:spacing w:after="200" w:line="276" w:lineRule="auto"/>
      </w:pPr>
    </w:p>
    <w:p w14:paraId="6D04AE11" w14:textId="1A6ECE03" w:rsidR="00B54193" w:rsidRDefault="00B54193" w:rsidP="00B54193">
      <w:pPr>
        <w:pStyle w:val="Heading3"/>
        <w:rPr>
          <w:rFonts w:asciiTheme="minorHAnsi" w:hAnsiTheme="minorHAnsi"/>
        </w:rPr>
      </w:pPr>
      <w:bookmarkStart w:id="470" w:name="_Toc27638916"/>
      <w:r>
        <w:rPr>
          <w:rFonts w:asciiTheme="minorHAnsi" w:hAnsiTheme="minorHAnsi"/>
        </w:rPr>
        <w:t>Data discussion points</w:t>
      </w:r>
      <w:bookmarkEnd w:id="470"/>
      <w:r>
        <w:rPr>
          <w:rFonts w:asciiTheme="minorHAnsi" w:hAnsiTheme="minorHAnsi"/>
        </w:rPr>
        <w:t xml:space="preserve"> </w:t>
      </w:r>
    </w:p>
    <w:tbl>
      <w:tblPr>
        <w:tblStyle w:val="ListTable3-Accent1"/>
        <w:tblW w:w="102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25"/>
        <w:gridCol w:w="6030"/>
        <w:gridCol w:w="3600"/>
      </w:tblGrid>
      <w:tr w:rsidR="00B54193" w14:paraId="62311880" w14:textId="77777777" w:rsidTr="00A536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25" w:type="dxa"/>
          </w:tcPr>
          <w:p w14:paraId="22F6E9D1" w14:textId="77777777" w:rsidR="00B54193" w:rsidRDefault="00B54193">
            <w:pPr>
              <w:widowControl/>
              <w:spacing w:after="200" w:line="276" w:lineRule="auto"/>
            </w:pPr>
          </w:p>
        </w:tc>
        <w:tc>
          <w:tcPr>
            <w:tcW w:w="6030" w:type="dxa"/>
          </w:tcPr>
          <w:p w14:paraId="7574C42D" w14:textId="77777777" w:rsidR="00B54193" w:rsidRDefault="00B54193">
            <w:pPr>
              <w:widowControl/>
              <w:spacing w:after="20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00" w:type="dxa"/>
          </w:tcPr>
          <w:p w14:paraId="1B96D69B" w14:textId="77777777" w:rsidR="00B54193" w:rsidRDefault="00B54193">
            <w:pPr>
              <w:widowControl/>
              <w:spacing w:after="20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54193" w14:paraId="29CB0697" w14:textId="77777777" w:rsidTr="00A536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1085E2A9" w14:textId="3693E0FE" w:rsidR="00B54193" w:rsidRDefault="00B54193" w:rsidP="00A536CB">
            <w:pPr>
              <w:pStyle w:val="ChartBodyCopy"/>
            </w:pPr>
          </w:p>
        </w:tc>
        <w:tc>
          <w:tcPr>
            <w:tcW w:w="6030" w:type="dxa"/>
          </w:tcPr>
          <w:p w14:paraId="7B55200B" w14:textId="0E82F3BB" w:rsidR="00B54193" w:rsidRDefault="000D6B52" w:rsidP="00A536CB">
            <w:pPr>
              <w:pStyle w:val="ChartBodyCop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Theme="minorHAnsi" w:hAnsiTheme="minorHAnsi"/>
              </w:rPr>
              <w:t xml:space="preserve">Gap analysis done via meeting held with business and finance </w:t>
            </w:r>
            <w:r w:rsidR="008F47CE">
              <w:rPr>
                <w:rFonts w:asciiTheme="minorHAnsi" w:hAnsiTheme="minorHAnsi"/>
              </w:rPr>
              <w:t>MVP rule applied since late in project.</w:t>
            </w:r>
          </w:p>
        </w:tc>
        <w:tc>
          <w:tcPr>
            <w:tcW w:w="3600" w:type="dxa"/>
          </w:tcPr>
          <w:p w14:paraId="0BBB3E1C" w14:textId="3575368A" w:rsidR="00B54193" w:rsidRDefault="00B54193" w:rsidP="00A536CB">
            <w:pPr>
              <w:pStyle w:val="ChartBodyCop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54193" w14:paraId="1AA395FA" w14:textId="77777777" w:rsidTr="00A536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6CC897AF" w14:textId="739D245A" w:rsidR="00B54193" w:rsidRDefault="00B54193" w:rsidP="00A536CB">
            <w:pPr>
              <w:pStyle w:val="ChartBodyCopy"/>
            </w:pPr>
          </w:p>
        </w:tc>
        <w:tc>
          <w:tcPr>
            <w:tcW w:w="6030" w:type="dxa"/>
          </w:tcPr>
          <w:p w14:paraId="667003B1" w14:textId="2FF56129" w:rsidR="00B54193" w:rsidRDefault="00B54193" w:rsidP="00A536CB">
            <w:pPr>
              <w:pStyle w:val="ChartBodyCop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00" w:type="dxa"/>
          </w:tcPr>
          <w:p w14:paraId="724A8586" w14:textId="622B3DF9" w:rsidR="00B54193" w:rsidRDefault="00B54193" w:rsidP="00A536CB">
            <w:pPr>
              <w:pStyle w:val="ChartBodyCop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54193" w14:paraId="2BBC9661" w14:textId="77777777" w:rsidTr="00A536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10BD69B8" w14:textId="75E246D2" w:rsidR="00B54193" w:rsidRDefault="00B54193" w:rsidP="00A536CB">
            <w:pPr>
              <w:pStyle w:val="ChartBodyCopy"/>
            </w:pPr>
          </w:p>
        </w:tc>
        <w:tc>
          <w:tcPr>
            <w:tcW w:w="6030" w:type="dxa"/>
          </w:tcPr>
          <w:p w14:paraId="4D8D7FC6" w14:textId="08D531C0" w:rsidR="00B54193" w:rsidRDefault="00B54193" w:rsidP="00A536CB">
            <w:pPr>
              <w:pStyle w:val="ChartBodyCop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600" w:type="dxa"/>
          </w:tcPr>
          <w:p w14:paraId="486BB728" w14:textId="6E889551" w:rsidR="00B54193" w:rsidRDefault="00B54193" w:rsidP="00A536CB">
            <w:pPr>
              <w:pStyle w:val="ChartBodyCop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54193" w14:paraId="1546ECBE" w14:textId="77777777" w:rsidTr="00A536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14:paraId="7CE1E160" w14:textId="77777777" w:rsidR="00B54193" w:rsidRDefault="00B54193" w:rsidP="00A536CB">
            <w:pPr>
              <w:pStyle w:val="ChartBodyCopy"/>
            </w:pPr>
          </w:p>
        </w:tc>
        <w:tc>
          <w:tcPr>
            <w:tcW w:w="6030" w:type="dxa"/>
          </w:tcPr>
          <w:p w14:paraId="00900D6D" w14:textId="77777777" w:rsidR="00B54193" w:rsidRDefault="00B54193" w:rsidP="00A536CB">
            <w:pPr>
              <w:pStyle w:val="ChartBodyCop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00" w:type="dxa"/>
          </w:tcPr>
          <w:p w14:paraId="315FB14A" w14:textId="77777777" w:rsidR="00B54193" w:rsidRDefault="00B54193" w:rsidP="00A536CB">
            <w:pPr>
              <w:pStyle w:val="ChartBodyCop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F618C08" w14:textId="72F30AE3" w:rsidR="00B01DE5" w:rsidRPr="00513B2F" w:rsidRDefault="00B01DE5" w:rsidP="002E2703"/>
    <w:sectPr w:rsidR="00B01DE5" w:rsidRPr="00513B2F" w:rsidSect="009119E2">
      <w:headerReference w:type="default" r:id="rId32"/>
      <w:foot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2DD9E1" w14:textId="77777777" w:rsidR="00431F50" w:rsidRDefault="00431F50" w:rsidP="008C516C">
      <w:pPr>
        <w:spacing w:line="240" w:lineRule="auto"/>
      </w:pPr>
      <w:r>
        <w:separator/>
      </w:r>
    </w:p>
  </w:endnote>
  <w:endnote w:type="continuationSeparator" w:id="0">
    <w:p w14:paraId="415A7B55" w14:textId="77777777" w:rsidR="00431F50" w:rsidRDefault="00431F50" w:rsidP="008C516C">
      <w:pPr>
        <w:spacing w:line="240" w:lineRule="auto"/>
      </w:pPr>
      <w:r>
        <w:continuationSeparator/>
      </w:r>
    </w:p>
  </w:endnote>
  <w:endnote w:type="continuationNotice" w:id="1">
    <w:p w14:paraId="2146B8E1" w14:textId="77777777" w:rsidR="00431F50" w:rsidRDefault="00431F50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w Cen MT">
    <w:charset w:val="00"/>
    <w:family w:val="swiss"/>
    <w:pitch w:val="variable"/>
    <w:sig w:usb0="00000007" w:usb1="00000000" w:usb2="00000000" w:usb3="00000000" w:csb0="00000003" w:csb1="00000000"/>
  </w:font>
  <w:font w:name="Manulife JH Sans">
    <w:altName w:val="Calibri"/>
    <w:charset w:val="00"/>
    <w:family w:val="swiss"/>
    <w:pitch w:val="variable"/>
    <w:sig w:usb0="A000002F" w:usb1="5000A05B" w:usb2="00000000" w:usb3="00000000" w:csb0="00000093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6915473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A36A0A0" w14:textId="62B1F647" w:rsidR="00662632" w:rsidRDefault="0066263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5A36A0A1" w14:textId="77777777" w:rsidR="00662632" w:rsidRDefault="006626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87990D" w14:textId="77777777" w:rsidR="00431F50" w:rsidRDefault="00431F50" w:rsidP="008C516C">
      <w:pPr>
        <w:spacing w:line="240" w:lineRule="auto"/>
      </w:pPr>
      <w:r>
        <w:separator/>
      </w:r>
    </w:p>
  </w:footnote>
  <w:footnote w:type="continuationSeparator" w:id="0">
    <w:p w14:paraId="32F83F61" w14:textId="77777777" w:rsidR="00431F50" w:rsidRDefault="00431F50" w:rsidP="008C516C">
      <w:pPr>
        <w:spacing w:line="240" w:lineRule="auto"/>
      </w:pPr>
      <w:r>
        <w:continuationSeparator/>
      </w:r>
    </w:p>
  </w:footnote>
  <w:footnote w:type="continuationNotice" w:id="1">
    <w:p w14:paraId="520454B8" w14:textId="77777777" w:rsidR="00431F50" w:rsidRDefault="00431F50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36A09D" w14:textId="77777777" w:rsidR="00662632" w:rsidRPr="00AB1D91" w:rsidRDefault="00662632" w:rsidP="4B5FC726">
    <w:pPr>
      <w:pStyle w:val="Header"/>
      <w:tabs>
        <w:tab w:val="clear" w:pos="4680"/>
        <w:tab w:val="clear" w:pos="9360"/>
        <w:tab w:val="center" w:pos="5040"/>
        <w:tab w:val="right" w:pos="10080"/>
      </w:tabs>
      <w:rPr>
        <w:rFonts w:ascii="Calibri" w:eastAsia="Times New Roman" w:hAnsi="Calibri"/>
        <w:lang w:val="en-CA"/>
      </w:rPr>
    </w:pPr>
    <w:bookmarkStart w:id="471" w:name="_Hlk535582986"/>
    <w:r>
      <w:rPr>
        <w:rFonts w:ascii="Calibri" w:eastAsia="Times New Roman" w:hAnsi="Calibri"/>
        <w:noProof/>
      </w:rPr>
      <w:drawing>
        <wp:anchor distT="0" distB="0" distL="114300" distR="114300" simplePos="0" relativeHeight="251658240" behindDoc="0" locked="0" layoutInCell="1" allowOverlap="1" wp14:anchorId="5A36A0A2" wp14:editId="5A36A0A3">
          <wp:simplePos x="0" y="0"/>
          <wp:positionH relativeFrom="column">
            <wp:posOffset>5698490</wp:posOffset>
          </wp:positionH>
          <wp:positionV relativeFrom="paragraph">
            <wp:posOffset>-140970</wp:posOffset>
          </wp:positionV>
          <wp:extent cx="975995" cy="318770"/>
          <wp:effectExtent l="0" t="0" r="0" b="5080"/>
          <wp:wrapNone/>
          <wp:docPr id="2" name="Picture 2" descr="Picture_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_1" descr="Picture_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5995" cy="3187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Calibri" w:eastAsia="Times New Roman" w:hAnsi="Calibri"/>
        <w:noProof/>
      </w:rPr>
      <w:drawing>
        <wp:anchor distT="0" distB="0" distL="114300" distR="114300" simplePos="0" relativeHeight="251658241" behindDoc="1" locked="0" layoutInCell="1" allowOverlap="1" wp14:anchorId="5A36A0A4" wp14:editId="5A36A0A5">
          <wp:simplePos x="0" y="0"/>
          <wp:positionH relativeFrom="column">
            <wp:posOffset>47625</wp:posOffset>
          </wp:positionH>
          <wp:positionV relativeFrom="paragraph">
            <wp:posOffset>-104140</wp:posOffset>
          </wp:positionV>
          <wp:extent cx="1190625" cy="276225"/>
          <wp:effectExtent l="0" t="0" r="9525" b="9525"/>
          <wp:wrapNone/>
          <wp:docPr id="3" name="Picture 3" descr="Picture_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_2" descr="Picture_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90625" cy="276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AB1D91">
      <w:rPr>
        <w:rFonts w:ascii="Arial" w:eastAsia="Times New Roman" w:hAnsi="Arial" w:cs="Arial"/>
        <w:lang w:val="en-CA"/>
      </w:rPr>
      <w:t xml:space="preserve"> </w:t>
    </w:r>
    <w:r w:rsidRPr="00AB1D91">
      <w:rPr>
        <w:rFonts w:ascii="Arial" w:eastAsia="Times New Roman" w:hAnsi="Arial" w:cs="Arial"/>
        <w:lang w:val="en-CA"/>
      </w:rPr>
      <w:tab/>
      <w:t xml:space="preserve">Global Solutions Delivery  </w:t>
    </w:r>
    <w:r w:rsidRPr="00AB1D91">
      <w:rPr>
        <w:rFonts w:ascii="Calibri" w:eastAsia="Times New Roman" w:hAnsi="Calibri"/>
        <w:lang w:val="en-CA"/>
      </w:rPr>
      <w:tab/>
    </w:r>
  </w:p>
  <w:bookmarkEnd w:id="471"/>
  <w:p w14:paraId="5A36A09E" w14:textId="77777777" w:rsidR="00662632" w:rsidRDefault="00662632">
    <w:pPr>
      <w:pStyle w:val="Header"/>
    </w:pPr>
  </w:p>
  <w:p w14:paraId="5A36A09F" w14:textId="77777777" w:rsidR="00662632" w:rsidRDefault="0066263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8"/>
    <w:multiLevelType w:val="singleLevel"/>
    <w:tmpl w:val="3D60EDA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44A3540"/>
    <w:multiLevelType w:val="hybridMultilevel"/>
    <w:tmpl w:val="13DE68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5EF2C02"/>
    <w:multiLevelType w:val="hybridMultilevel"/>
    <w:tmpl w:val="162028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434381"/>
    <w:multiLevelType w:val="hybridMultilevel"/>
    <w:tmpl w:val="020288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C814BD"/>
    <w:multiLevelType w:val="multilevel"/>
    <w:tmpl w:val="11F2F0E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b w:val="0"/>
        <w:i w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4234019A"/>
    <w:multiLevelType w:val="hybridMultilevel"/>
    <w:tmpl w:val="5F40A55C"/>
    <w:lvl w:ilvl="0" w:tplc="04090001">
      <w:start w:val="1"/>
      <w:numFmt w:val="bullet"/>
      <w:lvlText w:val=""/>
      <w:lvlJc w:val="left"/>
      <w:pPr>
        <w:ind w:left="13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95" w:hanging="360"/>
      </w:pPr>
      <w:rPr>
        <w:rFonts w:ascii="Wingdings" w:hAnsi="Wingdings" w:hint="default"/>
      </w:rPr>
    </w:lvl>
  </w:abstractNum>
  <w:abstractNum w:abstractNumId="6" w15:restartNumberingAfterBreak="0">
    <w:nsid w:val="49A46C41"/>
    <w:multiLevelType w:val="hybridMultilevel"/>
    <w:tmpl w:val="75A809EE"/>
    <w:lvl w:ilvl="0" w:tplc="0409000F">
      <w:start w:val="1"/>
      <w:numFmt w:val="decimal"/>
      <w:lvlText w:val="%1."/>
      <w:lvlJc w:val="left"/>
      <w:pPr>
        <w:ind w:left="1296" w:hanging="360"/>
      </w:pPr>
    </w:lvl>
    <w:lvl w:ilvl="1" w:tplc="04090019" w:tentative="1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7" w15:restartNumberingAfterBreak="0">
    <w:nsid w:val="4AE319A1"/>
    <w:multiLevelType w:val="hybridMultilevel"/>
    <w:tmpl w:val="D0DAC538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8" w15:restartNumberingAfterBreak="0">
    <w:nsid w:val="592F259A"/>
    <w:multiLevelType w:val="hybridMultilevel"/>
    <w:tmpl w:val="9948FF34"/>
    <w:lvl w:ilvl="0" w:tplc="040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9" w15:restartNumberingAfterBreak="0">
    <w:nsid w:val="5F5C27A0"/>
    <w:multiLevelType w:val="hybridMultilevel"/>
    <w:tmpl w:val="BC1040F2"/>
    <w:lvl w:ilvl="0" w:tplc="DEC0EC2C">
      <w:start w:val="1"/>
      <w:numFmt w:val="decimal"/>
      <w:lvlText w:val="%1."/>
      <w:lvlJc w:val="left"/>
      <w:pPr>
        <w:ind w:left="720" w:hanging="360"/>
      </w:pPr>
      <w:rPr>
        <w:sz w:val="20"/>
        <w:szCs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2455E6"/>
    <w:multiLevelType w:val="hybridMultilevel"/>
    <w:tmpl w:val="21726EF8"/>
    <w:lvl w:ilvl="0" w:tplc="04090001">
      <w:start w:val="1"/>
      <w:numFmt w:val="bullet"/>
      <w:lvlText w:val=""/>
      <w:lvlJc w:val="left"/>
      <w:pPr>
        <w:ind w:left="133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95" w:hanging="360"/>
      </w:pPr>
      <w:rPr>
        <w:rFonts w:ascii="Wingdings" w:hAnsi="Wingdings" w:hint="default"/>
      </w:rPr>
    </w:lvl>
  </w:abstractNum>
  <w:abstractNum w:abstractNumId="11" w15:restartNumberingAfterBreak="0">
    <w:nsid w:val="733C12DE"/>
    <w:multiLevelType w:val="hybridMultilevel"/>
    <w:tmpl w:val="415CB584"/>
    <w:lvl w:ilvl="0" w:tplc="89A28306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770DFE"/>
    <w:multiLevelType w:val="hybridMultilevel"/>
    <w:tmpl w:val="05EED0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8DA1906"/>
    <w:multiLevelType w:val="hybridMultilevel"/>
    <w:tmpl w:val="86CEFEB6"/>
    <w:lvl w:ilvl="0" w:tplc="89A28306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  <w:lvlOverride w:ilvl="0">
      <w:startOverride w:val="1"/>
    </w:lvlOverride>
  </w:num>
  <w:num w:numId="3">
    <w:abstractNumId w:val="1"/>
  </w:num>
  <w:num w:numId="4">
    <w:abstractNumId w:val="12"/>
  </w:num>
  <w:num w:numId="5">
    <w:abstractNumId w:val="9"/>
  </w:num>
  <w:num w:numId="6">
    <w:abstractNumId w:val="8"/>
  </w:num>
  <w:num w:numId="7">
    <w:abstractNumId w:val="10"/>
  </w:num>
  <w:num w:numId="8">
    <w:abstractNumId w:val="4"/>
  </w:num>
  <w:num w:numId="9">
    <w:abstractNumId w:val="5"/>
  </w:num>
  <w:num w:numId="10">
    <w:abstractNumId w:val="13"/>
  </w:num>
  <w:num w:numId="11">
    <w:abstractNumId w:val="11"/>
  </w:num>
  <w:num w:numId="12">
    <w:abstractNumId w:val="7"/>
  </w:num>
  <w:num w:numId="13">
    <w:abstractNumId w:val="6"/>
  </w:num>
  <w:num w:numId="14">
    <w:abstractNumId w:val="3"/>
  </w:num>
  <w:num w:numId="15">
    <w:abstractNumId w:val="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activeWritingStyle w:appName="MSWord" w:lang="en-US" w:vendorID="64" w:dllVersion="0" w:nlCheck="1" w:checkStyle="0"/>
  <w:activeWritingStyle w:appName="MSWord" w:lang="en-AU" w:vendorID="64" w:dllVersion="0" w:nlCheck="1" w:checkStyle="0"/>
  <w:activeWritingStyle w:appName="MSWord" w:lang="en-CA" w:vendorID="64" w:dllVersion="0" w:nlCheck="1" w:checkStyle="0"/>
  <w:activeWritingStyle w:appName="MSWord" w:lang="en-GB" w:vendorID="64" w:dllVersion="0" w:nlCheck="1" w:checkStyle="0"/>
  <w:activeWritingStyle w:appName="MSWord" w:lang="fr-FR" w:vendorID="64" w:dllVersion="0" w:nlCheck="1" w:checkStyle="0"/>
  <w:proofState w:spelling="clean" w:grammar="clean"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APWAFVersion" w:val="5.0"/>
  </w:docVars>
  <w:rsids>
    <w:rsidRoot w:val="008C516C"/>
    <w:rsid w:val="00000151"/>
    <w:rsid w:val="0000024B"/>
    <w:rsid w:val="00000D5E"/>
    <w:rsid w:val="000017E9"/>
    <w:rsid w:val="000021F2"/>
    <w:rsid w:val="000029C7"/>
    <w:rsid w:val="00002B03"/>
    <w:rsid w:val="000038CA"/>
    <w:rsid w:val="00006341"/>
    <w:rsid w:val="00007651"/>
    <w:rsid w:val="0001075E"/>
    <w:rsid w:val="00011097"/>
    <w:rsid w:val="00011640"/>
    <w:rsid w:val="00012431"/>
    <w:rsid w:val="00013381"/>
    <w:rsid w:val="00013F24"/>
    <w:rsid w:val="00014515"/>
    <w:rsid w:val="00014988"/>
    <w:rsid w:val="00015D38"/>
    <w:rsid w:val="000179C1"/>
    <w:rsid w:val="000209E7"/>
    <w:rsid w:val="00022293"/>
    <w:rsid w:val="00023C14"/>
    <w:rsid w:val="0002605B"/>
    <w:rsid w:val="00030194"/>
    <w:rsid w:val="00030196"/>
    <w:rsid w:val="000307E1"/>
    <w:rsid w:val="00030F0B"/>
    <w:rsid w:val="00032779"/>
    <w:rsid w:val="00033347"/>
    <w:rsid w:val="00033D2E"/>
    <w:rsid w:val="000353F4"/>
    <w:rsid w:val="00040340"/>
    <w:rsid w:val="000407F8"/>
    <w:rsid w:val="00040ACB"/>
    <w:rsid w:val="00040C8D"/>
    <w:rsid w:val="00042FAF"/>
    <w:rsid w:val="000466FB"/>
    <w:rsid w:val="000501C8"/>
    <w:rsid w:val="00050656"/>
    <w:rsid w:val="00050798"/>
    <w:rsid w:val="0005090A"/>
    <w:rsid w:val="00051884"/>
    <w:rsid w:val="000532DA"/>
    <w:rsid w:val="00053AA0"/>
    <w:rsid w:val="000546A1"/>
    <w:rsid w:val="000563CD"/>
    <w:rsid w:val="00056A1D"/>
    <w:rsid w:val="0006061D"/>
    <w:rsid w:val="00060915"/>
    <w:rsid w:val="00060D7B"/>
    <w:rsid w:val="000615A8"/>
    <w:rsid w:val="0006303D"/>
    <w:rsid w:val="0006314E"/>
    <w:rsid w:val="00064D5E"/>
    <w:rsid w:val="00066465"/>
    <w:rsid w:val="00067367"/>
    <w:rsid w:val="00070E54"/>
    <w:rsid w:val="00072BA7"/>
    <w:rsid w:val="000737FC"/>
    <w:rsid w:val="00073E14"/>
    <w:rsid w:val="000741A7"/>
    <w:rsid w:val="0007769A"/>
    <w:rsid w:val="0007776C"/>
    <w:rsid w:val="000804AB"/>
    <w:rsid w:val="000806F8"/>
    <w:rsid w:val="000809C1"/>
    <w:rsid w:val="0008129D"/>
    <w:rsid w:val="00082726"/>
    <w:rsid w:val="00082A9B"/>
    <w:rsid w:val="00082D45"/>
    <w:rsid w:val="000843DF"/>
    <w:rsid w:val="00084ABF"/>
    <w:rsid w:val="00085939"/>
    <w:rsid w:val="00085F44"/>
    <w:rsid w:val="00087425"/>
    <w:rsid w:val="00090503"/>
    <w:rsid w:val="00091247"/>
    <w:rsid w:val="00091A11"/>
    <w:rsid w:val="0009246C"/>
    <w:rsid w:val="00092917"/>
    <w:rsid w:val="00092D90"/>
    <w:rsid w:val="00092DEE"/>
    <w:rsid w:val="000930E6"/>
    <w:rsid w:val="00093872"/>
    <w:rsid w:val="0009479F"/>
    <w:rsid w:val="000958F1"/>
    <w:rsid w:val="00096D14"/>
    <w:rsid w:val="0009778E"/>
    <w:rsid w:val="000A0F27"/>
    <w:rsid w:val="000A1518"/>
    <w:rsid w:val="000A1E2B"/>
    <w:rsid w:val="000A2DB4"/>
    <w:rsid w:val="000A4CA0"/>
    <w:rsid w:val="000A5291"/>
    <w:rsid w:val="000A5D86"/>
    <w:rsid w:val="000A65E5"/>
    <w:rsid w:val="000A7DA5"/>
    <w:rsid w:val="000B028E"/>
    <w:rsid w:val="000B06C4"/>
    <w:rsid w:val="000B1E44"/>
    <w:rsid w:val="000B2101"/>
    <w:rsid w:val="000B2DD1"/>
    <w:rsid w:val="000B3552"/>
    <w:rsid w:val="000B38AB"/>
    <w:rsid w:val="000B3E67"/>
    <w:rsid w:val="000B4884"/>
    <w:rsid w:val="000B572D"/>
    <w:rsid w:val="000B5AD7"/>
    <w:rsid w:val="000B5CD9"/>
    <w:rsid w:val="000B728E"/>
    <w:rsid w:val="000B7EAD"/>
    <w:rsid w:val="000C0552"/>
    <w:rsid w:val="000C14E5"/>
    <w:rsid w:val="000C228F"/>
    <w:rsid w:val="000C3D40"/>
    <w:rsid w:val="000C40CC"/>
    <w:rsid w:val="000C620B"/>
    <w:rsid w:val="000C683F"/>
    <w:rsid w:val="000D0F62"/>
    <w:rsid w:val="000D237D"/>
    <w:rsid w:val="000D4E1F"/>
    <w:rsid w:val="000D56AF"/>
    <w:rsid w:val="000D5716"/>
    <w:rsid w:val="000D67F0"/>
    <w:rsid w:val="000D6B52"/>
    <w:rsid w:val="000D73AB"/>
    <w:rsid w:val="000D7FD3"/>
    <w:rsid w:val="000E0308"/>
    <w:rsid w:val="000E0DB0"/>
    <w:rsid w:val="000E2A54"/>
    <w:rsid w:val="000E35B2"/>
    <w:rsid w:val="000E36AE"/>
    <w:rsid w:val="000E3C99"/>
    <w:rsid w:val="000E3EE4"/>
    <w:rsid w:val="000E4444"/>
    <w:rsid w:val="000E44A8"/>
    <w:rsid w:val="000E483C"/>
    <w:rsid w:val="000E5332"/>
    <w:rsid w:val="000E561B"/>
    <w:rsid w:val="000E654F"/>
    <w:rsid w:val="000F2024"/>
    <w:rsid w:val="000F3068"/>
    <w:rsid w:val="000F3130"/>
    <w:rsid w:val="000F4526"/>
    <w:rsid w:val="000F4D1B"/>
    <w:rsid w:val="000F5705"/>
    <w:rsid w:val="000F5D1D"/>
    <w:rsid w:val="000F68B7"/>
    <w:rsid w:val="000F6DA2"/>
    <w:rsid w:val="0010030B"/>
    <w:rsid w:val="00101B89"/>
    <w:rsid w:val="00102A42"/>
    <w:rsid w:val="00102F54"/>
    <w:rsid w:val="00103552"/>
    <w:rsid w:val="00103B69"/>
    <w:rsid w:val="0010409B"/>
    <w:rsid w:val="001052E2"/>
    <w:rsid w:val="00106DA5"/>
    <w:rsid w:val="00110059"/>
    <w:rsid w:val="0011079A"/>
    <w:rsid w:val="00110AEF"/>
    <w:rsid w:val="00111542"/>
    <w:rsid w:val="00111C5A"/>
    <w:rsid w:val="00112176"/>
    <w:rsid w:val="0011239C"/>
    <w:rsid w:val="0011353E"/>
    <w:rsid w:val="00113F45"/>
    <w:rsid w:val="00115CA1"/>
    <w:rsid w:val="001168A7"/>
    <w:rsid w:val="00117FDF"/>
    <w:rsid w:val="00120907"/>
    <w:rsid w:val="001213DD"/>
    <w:rsid w:val="001214C1"/>
    <w:rsid w:val="0012167B"/>
    <w:rsid w:val="00122DFE"/>
    <w:rsid w:val="00122FFF"/>
    <w:rsid w:val="00126278"/>
    <w:rsid w:val="0012736A"/>
    <w:rsid w:val="00127746"/>
    <w:rsid w:val="00127883"/>
    <w:rsid w:val="00130565"/>
    <w:rsid w:val="0013131F"/>
    <w:rsid w:val="00131F96"/>
    <w:rsid w:val="00133009"/>
    <w:rsid w:val="0013375A"/>
    <w:rsid w:val="001343B2"/>
    <w:rsid w:val="001347DB"/>
    <w:rsid w:val="00134DAA"/>
    <w:rsid w:val="00135027"/>
    <w:rsid w:val="00135C3A"/>
    <w:rsid w:val="001362EE"/>
    <w:rsid w:val="00136B53"/>
    <w:rsid w:val="0013746E"/>
    <w:rsid w:val="0013749F"/>
    <w:rsid w:val="00140A87"/>
    <w:rsid w:val="001410B0"/>
    <w:rsid w:val="00141880"/>
    <w:rsid w:val="0014269E"/>
    <w:rsid w:val="001455FC"/>
    <w:rsid w:val="00147184"/>
    <w:rsid w:val="00147E8B"/>
    <w:rsid w:val="00147EAF"/>
    <w:rsid w:val="001501AB"/>
    <w:rsid w:val="001502FC"/>
    <w:rsid w:val="00150654"/>
    <w:rsid w:val="00151E5D"/>
    <w:rsid w:val="001525D3"/>
    <w:rsid w:val="00152F5E"/>
    <w:rsid w:val="00155883"/>
    <w:rsid w:val="0015652D"/>
    <w:rsid w:val="00162050"/>
    <w:rsid w:val="0016619A"/>
    <w:rsid w:val="001664AC"/>
    <w:rsid w:val="001664F4"/>
    <w:rsid w:val="00166B43"/>
    <w:rsid w:val="00166EC2"/>
    <w:rsid w:val="001675A5"/>
    <w:rsid w:val="00170E59"/>
    <w:rsid w:val="001710CF"/>
    <w:rsid w:val="001724DB"/>
    <w:rsid w:val="00172C79"/>
    <w:rsid w:val="00173DCE"/>
    <w:rsid w:val="0017518A"/>
    <w:rsid w:val="0017554D"/>
    <w:rsid w:val="00177FF9"/>
    <w:rsid w:val="0018036B"/>
    <w:rsid w:val="0018039E"/>
    <w:rsid w:val="00182B39"/>
    <w:rsid w:val="001841D7"/>
    <w:rsid w:val="001844C8"/>
    <w:rsid w:val="00184C28"/>
    <w:rsid w:val="00184DCD"/>
    <w:rsid w:val="0019090E"/>
    <w:rsid w:val="00190DA1"/>
    <w:rsid w:val="00190DD3"/>
    <w:rsid w:val="001916FF"/>
    <w:rsid w:val="00192DD9"/>
    <w:rsid w:val="00194903"/>
    <w:rsid w:val="00194E74"/>
    <w:rsid w:val="0019574A"/>
    <w:rsid w:val="00195A48"/>
    <w:rsid w:val="001975A5"/>
    <w:rsid w:val="001A032C"/>
    <w:rsid w:val="001A0474"/>
    <w:rsid w:val="001A153A"/>
    <w:rsid w:val="001A17DD"/>
    <w:rsid w:val="001A3DA5"/>
    <w:rsid w:val="001A5664"/>
    <w:rsid w:val="001A6813"/>
    <w:rsid w:val="001A6B70"/>
    <w:rsid w:val="001A6D44"/>
    <w:rsid w:val="001B11BC"/>
    <w:rsid w:val="001B124E"/>
    <w:rsid w:val="001B164E"/>
    <w:rsid w:val="001B2066"/>
    <w:rsid w:val="001B2970"/>
    <w:rsid w:val="001B3ADA"/>
    <w:rsid w:val="001B63D8"/>
    <w:rsid w:val="001C2791"/>
    <w:rsid w:val="001C38F0"/>
    <w:rsid w:val="001C48EE"/>
    <w:rsid w:val="001C632F"/>
    <w:rsid w:val="001C6538"/>
    <w:rsid w:val="001C68D5"/>
    <w:rsid w:val="001D1950"/>
    <w:rsid w:val="001D29B2"/>
    <w:rsid w:val="001D2C0D"/>
    <w:rsid w:val="001D46A7"/>
    <w:rsid w:val="001D5144"/>
    <w:rsid w:val="001D5441"/>
    <w:rsid w:val="001D604F"/>
    <w:rsid w:val="001D6369"/>
    <w:rsid w:val="001D6E41"/>
    <w:rsid w:val="001E1E6B"/>
    <w:rsid w:val="001E217E"/>
    <w:rsid w:val="001E2A18"/>
    <w:rsid w:val="001E3091"/>
    <w:rsid w:val="001E3875"/>
    <w:rsid w:val="001E3DA9"/>
    <w:rsid w:val="001E4289"/>
    <w:rsid w:val="001E47E6"/>
    <w:rsid w:val="001E6727"/>
    <w:rsid w:val="001E68EB"/>
    <w:rsid w:val="001E7D7E"/>
    <w:rsid w:val="001F0802"/>
    <w:rsid w:val="001F0DF7"/>
    <w:rsid w:val="001F164C"/>
    <w:rsid w:val="001F2A25"/>
    <w:rsid w:val="001F2D74"/>
    <w:rsid w:val="001F38E9"/>
    <w:rsid w:val="001F4B6A"/>
    <w:rsid w:val="001F4BFB"/>
    <w:rsid w:val="001F55CD"/>
    <w:rsid w:val="001F5F3F"/>
    <w:rsid w:val="0020307B"/>
    <w:rsid w:val="00203696"/>
    <w:rsid w:val="002037C1"/>
    <w:rsid w:val="002071AE"/>
    <w:rsid w:val="00207B60"/>
    <w:rsid w:val="00207E6D"/>
    <w:rsid w:val="00211BD0"/>
    <w:rsid w:val="00211D28"/>
    <w:rsid w:val="00213AC1"/>
    <w:rsid w:val="00214165"/>
    <w:rsid w:val="00214BA7"/>
    <w:rsid w:val="00215AA9"/>
    <w:rsid w:val="00215AB4"/>
    <w:rsid w:val="002161A6"/>
    <w:rsid w:val="0022048C"/>
    <w:rsid w:val="0022188D"/>
    <w:rsid w:val="00222B18"/>
    <w:rsid w:val="00224BD9"/>
    <w:rsid w:val="00226646"/>
    <w:rsid w:val="00226E7E"/>
    <w:rsid w:val="00227D5E"/>
    <w:rsid w:val="002325B2"/>
    <w:rsid w:val="00233240"/>
    <w:rsid w:val="00234888"/>
    <w:rsid w:val="00234923"/>
    <w:rsid w:val="002352E6"/>
    <w:rsid w:val="002361AC"/>
    <w:rsid w:val="002363E4"/>
    <w:rsid w:val="00236E42"/>
    <w:rsid w:val="00236F07"/>
    <w:rsid w:val="002376BB"/>
    <w:rsid w:val="00237718"/>
    <w:rsid w:val="0023794E"/>
    <w:rsid w:val="00240474"/>
    <w:rsid w:val="00241F09"/>
    <w:rsid w:val="00244098"/>
    <w:rsid w:val="00245FD4"/>
    <w:rsid w:val="002464F5"/>
    <w:rsid w:val="00246839"/>
    <w:rsid w:val="00246E34"/>
    <w:rsid w:val="0024707D"/>
    <w:rsid w:val="00250FBE"/>
    <w:rsid w:val="002532F4"/>
    <w:rsid w:val="00253466"/>
    <w:rsid w:val="00254044"/>
    <w:rsid w:val="0025417D"/>
    <w:rsid w:val="002548B1"/>
    <w:rsid w:val="002557A0"/>
    <w:rsid w:val="0026009E"/>
    <w:rsid w:val="002602EE"/>
    <w:rsid w:val="002613D6"/>
    <w:rsid w:val="00262211"/>
    <w:rsid w:val="002624DB"/>
    <w:rsid w:val="002627E6"/>
    <w:rsid w:val="0026371C"/>
    <w:rsid w:val="00263A41"/>
    <w:rsid w:val="00265A0E"/>
    <w:rsid w:val="0026659A"/>
    <w:rsid w:val="00266842"/>
    <w:rsid w:val="002672AD"/>
    <w:rsid w:val="002715DF"/>
    <w:rsid w:val="00271E7B"/>
    <w:rsid w:val="002728E0"/>
    <w:rsid w:val="00273756"/>
    <w:rsid w:val="00273B7B"/>
    <w:rsid w:val="002762E2"/>
    <w:rsid w:val="00276658"/>
    <w:rsid w:val="002769F4"/>
    <w:rsid w:val="00276D8A"/>
    <w:rsid w:val="002776D3"/>
    <w:rsid w:val="00277F1A"/>
    <w:rsid w:val="0028015A"/>
    <w:rsid w:val="002810E4"/>
    <w:rsid w:val="00281355"/>
    <w:rsid w:val="0028326A"/>
    <w:rsid w:val="00284422"/>
    <w:rsid w:val="0028635C"/>
    <w:rsid w:val="00286A18"/>
    <w:rsid w:val="0029087B"/>
    <w:rsid w:val="00290EA9"/>
    <w:rsid w:val="00291E15"/>
    <w:rsid w:val="0029293C"/>
    <w:rsid w:val="00294ACC"/>
    <w:rsid w:val="002951D3"/>
    <w:rsid w:val="00296009"/>
    <w:rsid w:val="00297188"/>
    <w:rsid w:val="002A15CE"/>
    <w:rsid w:val="002A19D2"/>
    <w:rsid w:val="002A294A"/>
    <w:rsid w:val="002A3039"/>
    <w:rsid w:val="002A57D8"/>
    <w:rsid w:val="002A5EEF"/>
    <w:rsid w:val="002A6E6A"/>
    <w:rsid w:val="002B0021"/>
    <w:rsid w:val="002B0AA3"/>
    <w:rsid w:val="002B287C"/>
    <w:rsid w:val="002B34F4"/>
    <w:rsid w:val="002B6B10"/>
    <w:rsid w:val="002B787B"/>
    <w:rsid w:val="002C06D4"/>
    <w:rsid w:val="002C1F56"/>
    <w:rsid w:val="002C230E"/>
    <w:rsid w:val="002C2ACE"/>
    <w:rsid w:val="002C2ECC"/>
    <w:rsid w:val="002C6A5B"/>
    <w:rsid w:val="002C7168"/>
    <w:rsid w:val="002C716D"/>
    <w:rsid w:val="002C72D8"/>
    <w:rsid w:val="002C753B"/>
    <w:rsid w:val="002D1D30"/>
    <w:rsid w:val="002D2D2B"/>
    <w:rsid w:val="002D3337"/>
    <w:rsid w:val="002D48D4"/>
    <w:rsid w:val="002D52AE"/>
    <w:rsid w:val="002D5F73"/>
    <w:rsid w:val="002D66DB"/>
    <w:rsid w:val="002E1278"/>
    <w:rsid w:val="002E17C2"/>
    <w:rsid w:val="002E2703"/>
    <w:rsid w:val="002E2CC8"/>
    <w:rsid w:val="002E3792"/>
    <w:rsid w:val="002E40F1"/>
    <w:rsid w:val="002E4F9C"/>
    <w:rsid w:val="002E752C"/>
    <w:rsid w:val="002F063B"/>
    <w:rsid w:val="002F1D3B"/>
    <w:rsid w:val="002F3578"/>
    <w:rsid w:val="002F3C6F"/>
    <w:rsid w:val="002F4BBC"/>
    <w:rsid w:val="002F4E3E"/>
    <w:rsid w:val="002F5534"/>
    <w:rsid w:val="002F6CB8"/>
    <w:rsid w:val="002F741B"/>
    <w:rsid w:val="003003F5"/>
    <w:rsid w:val="00300ED5"/>
    <w:rsid w:val="00300F7E"/>
    <w:rsid w:val="003037CB"/>
    <w:rsid w:val="00303BED"/>
    <w:rsid w:val="003041D0"/>
    <w:rsid w:val="00304ED2"/>
    <w:rsid w:val="00305009"/>
    <w:rsid w:val="0030511F"/>
    <w:rsid w:val="00305455"/>
    <w:rsid w:val="003054E6"/>
    <w:rsid w:val="00305524"/>
    <w:rsid w:val="003060C1"/>
    <w:rsid w:val="003066D9"/>
    <w:rsid w:val="00310201"/>
    <w:rsid w:val="003111D0"/>
    <w:rsid w:val="00311222"/>
    <w:rsid w:val="00311E4A"/>
    <w:rsid w:val="00312A18"/>
    <w:rsid w:val="00312ECA"/>
    <w:rsid w:val="0031321A"/>
    <w:rsid w:val="003138C9"/>
    <w:rsid w:val="00313A16"/>
    <w:rsid w:val="00314179"/>
    <w:rsid w:val="003169C7"/>
    <w:rsid w:val="00316E0F"/>
    <w:rsid w:val="00316F7C"/>
    <w:rsid w:val="003222D8"/>
    <w:rsid w:val="00322ED9"/>
    <w:rsid w:val="0032315F"/>
    <w:rsid w:val="003246E4"/>
    <w:rsid w:val="00325C74"/>
    <w:rsid w:val="00326E32"/>
    <w:rsid w:val="00330897"/>
    <w:rsid w:val="00330959"/>
    <w:rsid w:val="0033198E"/>
    <w:rsid w:val="00331D48"/>
    <w:rsid w:val="00331E61"/>
    <w:rsid w:val="00334B4D"/>
    <w:rsid w:val="00334E17"/>
    <w:rsid w:val="00336813"/>
    <w:rsid w:val="00337C8D"/>
    <w:rsid w:val="00340A2F"/>
    <w:rsid w:val="003419A2"/>
    <w:rsid w:val="00341D97"/>
    <w:rsid w:val="00346BC8"/>
    <w:rsid w:val="00347122"/>
    <w:rsid w:val="00347B6B"/>
    <w:rsid w:val="00347DA8"/>
    <w:rsid w:val="003534CA"/>
    <w:rsid w:val="00354AD2"/>
    <w:rsid w:val="00354B54"/>
    <w:rsid w:val="00356283"/>
    <w:rsid w:val="00356CFF"/>
    <w:rsid w:val="003607DC"/>
    <w:rsid w:val="00362701"/>
    <w:rsid w:val="00362C2B"/>
    <w:rsid w:val="00363363"/>
    <w:rsid w:val="00364A8B"/>
    <w:rsid w:val="00364D55"/>
    <w:rsid w:val="00364FB2"/>
    <w:rsid w:val="00365359"/>
    <w:rsid w:val="00370BB1"/>
    <w:rsid w:val="00371F9C"/>
    <w:rsid w:val="003725B9"/>
    <w:rsid w:val="00375245"/>
    <w:rsid w:val="0037586C"/>
    <w:rsid w:val="0037696B"/>
    <w:rsid w:val="00376B20"/>
    <w:rsid w:val="00376B3C"/>
    <w:rsid w:val="00377340"/>
    <w:rsid w:val="00377E80"/>
    <w:rsid w:val="00377EE2"/>
    <w:rsid w:val="00380C2D"/>
    <w:rsid w:val="00380FB8"/>
    <w:rsid w:val="003810E6"/>
    <w:rsid w:val="00381D51"/>
    <w:rsid w:val="003833A6"/>
    <w:rsid w:val="003841DB"/>
    <w:rsid w:val="00385463"/>
    <w:rsid w:val="003909DF"/>
    <w:rsid w:val="00392446"/>
    <w:rsid w:val="0039249D"/>
    <w:rsid w:val="003942EA"/>
    <w:rsid w:val="00395037"/>
    <w:rsid w:val="003961A0"/>
    <w:rsid w:val="003970A3"/>
    <w:rsid w:val="003A075B"/>
    <w:rsid w:val="003A2F27"/>
    <w:rsid w:val="003A3A35"/>
    <w:rsid w:val="003A4285"/>
    <w:rsid w:val="003A4BA7"/>
    <w:rsid w:val="003A5254"/>
    <w:rsid w:val="003A52F0"/>
    <w:rsid w:val="003B0F78"/>
    <w:rsid w:val="003B179F"/>
    <w:rsid w:val="003B2367"/>
    <w:rsid w:val="003B3DA2"/>
    <w:rsid w:val="003B7277"/>
    <w:rsid w:val="003B7335"/>
    <w:rsid w:val="003B78D5"/>
    <w:rsid w:val="003C0267"/>
    <w:rsid w:val="003C05E3"/>
    <w:rsid w:val="003C0FF8"/>
    <w:rsid w:val="003C1439"/>
    <w:rsid w:val="003C1DE9"/>
    <w:rsid w:val="003C350F"/>
    <w:rsid w:val="003C3A96"/>
    <w:rsid w:val="003C3D72"/>
    <w:rsid w:val="003C4E78"/>
    <w:rsid w:val="003C5CD6"/>
    <w:rsid w:val="003C740B"/>
    <w:rsid w:val="003D028C"/>
    <w:rsid w:val="003D0E97"/>
    <w:rsid w:val="003D1D2F"/>
    <w:rsid w:val="003D3A8D"/>
    <w:rsid w:val="003D4428"/>
    <w:rsid w:val="003D5F19"/>
    <w:rsid w:val="003D72D9"/>
    <w:rsid w:val="003D754B"/>
    <w:rsid w:val="003E1101"/>
    <w:rsid w:val="003E1C6B"/>
    <w:rsid w:val="003E20DB"/>
    <w:rsid w:val="003E258C"/>
    <w:rsid w:val="003E3A81"/>
    <w:rsid w:val="003E5CDD"/>
    <w:rsid w:val="003E6673"/>
    <w:rsid w:val="003F0808"/>
    <w:rsid w:val="003F13AB"/>
    <w:rsid w:val="003F1C6C"/>
    <w:rsid w:val="003F2A2C"/>
    <w:rsid w:val="003F4BB6"/>
    <w:rsid w:val="003F4E0A"/>
    <w:rsid w:val="003F520B"/>
    <w:rsid w:val="003F7D50"/>
    <w:rsid w:val="00400BA5"/>
    <w:rsid w:val="004015D7"/>
    <w:rsid w:val="0040217A"/>
    <w:rsid w:val="004029A5"/>
    <w:rsid w:val="004038FA"/>
    <w:rsid w:val="0040466D"/>
    <w:rsid w:val="004051E8"/>
    <w:rsid w:val="004051EC"/>
    <w:rsid w:val="00405342"/>
    <w:rsid w:val="00407CB8"/>
    <w:rsid w:val="00410409"/>
    <w:rsid w:val="004112F6"/>
    <w:rsid w:val="004117DA"/>
    <w:rsid w:val="00413571"/>
    <w:rsid w:val="004157E5"/>
    <w:rsid w:val="004159AA"/>
    <w:rsid w:val="004167CD"/>
    <w:rsid w:val="0041692A"/>
    <w:rsid w:val="004169B0"/>
    <w:rsid w:val="0041783F"/>
    <w:rsid w:val="00417B5A"/>
    <w:rsid w:val="00420599"/>
    <w:rsid w:val="00421EE5"/>
    <w:rsid w:val="00422490"/>
    <w:rsid w:val="004226BE"/>
    <w:rsid w:val="00423F84"/>
    <w:rsid w:val="00424D69"/>
    <w:rsid w:val="00425FEF"/>
    <w:rsid w:val="0042625D"/>
    <w:rsid w:val="004267E2"/>
    <w:rsid w:val="00427B4E"/>
    <w:rsid w:val="00430189"/>
    <w:rsid w:val="004309D5"/>
    <w:rsid w:val="00430AAD"/>
    <w:rsid w:val="00430B69"/>
    <w:rsid w:val="00431CA9"/>
    <w:rsid w:val="00431F50"/>
    <w:rsid w:val="00433BC3"/>
    <w:rsid w:val="00435410"/>
    <w:rsid w:val="00435ACE"/>
    <w:rsid w:val="00436C7F"/>
    <w:rsid w:val="00437D91"/>
    <w:rsid w:val="0044070E"/>
    <w:rsid w:val="00440D2C"/>
    <w:rsid w:val="00441D9E"/>
    <w:rsid w:val="00442802"/>
    <w:rsid w:val="00443218"/>
    <w:rsid w:val="00443654"/>
    <w:rsid w:val="00446324"/>
    <w:rsid w:val="004465E1"/>
    <w:rsid w:val="004470B9"/>
    <w:rsid w:val="004503F9"/>
    <w:rsid w:val="00450864"/>
    <w:rsid w:val="00452A8F"/>
    <w:rsid w:val="004531D1"/>
    <w:rsid w:val="004532A8"/>
    <w:rsid w:val="00453723"/>
    <w:rsid w:val="0045525E"/>
    <w:rsid w:val="00455781"/>
    <w:rsid w:val="00461121"/>
    <w:rsid w:val="0046174B"/>
    <w:rsid w:val="00463EED"/>
    <w:rsid w:val="004646B6"/>
    <w:rsid w:val="00464E04"/>
    <w:rsid w:val="00465209"/>
    <w:rsid w:val="00465754"/>
    <w:rsid w:val="004658DD"/>
    <w:rsid w:val="00465A78"/>
    <w:rsid w:val="00466D6B"/>
    <w:rsid w:val="004670BB"/>
    <w:rsid w:val="004678B4"/>
    <w:rsid w:val="00470E51"/>
    <w:rsid w:val="004715DF"/>
    <w:rsid w:val="00472575"/>
    <w:rsid w:val="00472D37"/>
    <w:rsid w:val="0047301D"/>
    <w:rsid w:val="0047338D"/>
    <w:rsid w:val="00474068"/>
    <w:rsid w:val="0047435B"/>
    <w:rsid w:val="004743E0"/>
    <w:rsid w:val="00474CC3"/>
    <w:rsid w:val="00481616"/>
    <w:rsid w:val="00483879"/>
    <w:rsid w:val="00483E71"/>
    <w:rsid w:val="00486EA0"/>
    <w:rsid w:val="00487C97"/>
    <w:rsid w:val="00487CD3"/>
    <w:rsid w:val="0049215D"/>
    <w:rsid w:val="00492E25"/>
    <w:rsid w:val="0049354D"/>
    <w:rsid w:val="004939F1"/>
    <w:rsid w:val="00494104"/>
    <w:rsid w:val="00495853"/>
    <w:rsid w:val="00496BE5"/>
    <w:rsid w:val="00497490"/>
    <w:rsid w:val="00497C28"/>
    <w:rsid w:val="004A114F"/>
    <w:rsid w:val="004A2531"/>
    <w:rsid w:val="004A5B25"/>
    <w:rsid w:val="004A5DD6"/>
    <w:rsid w:val="004A6554"/>
    <w:rsid w:val="004A79DC"/>
    <w:rsid w:val="004B14CA"/>
    <w:rsid w:val="004B2196"/>
    <w:rsid w:val="004B3496"/>
    <w:rsid w:val="004B48D8"/>
    <w:rsid w:val="004B4DC0"/>
    <w:rsid w:val="004B55B7"/>
    <w:rsid w:val="004B5B7B"/>
    <w:rsid w:val="004B67FE"/>
    <w:rsid w:val="004B6840"/>
    <w:rsid w:val="004B7696"/>
    <w:rsid w:val="004C0687"/>
    <w:rsid w:val="004C0727"/>
    <w:rsid w:val="004C19AB"/>
    <w:rsid w:val="004C2327"/>
    <w:rsid w:val="004C3589"/>
    <w:rsid w:val="004C3A58"/>
    <w:rsid w:val="004C3A77"/>
    <w:rsid w:val="004C6F53"/>
    <w:rsid w:val="004C7FBD"/>
    <w:rsid w:val="004D05F9"/>
    <w:rsid w:val="004D179D"/>
    <w:rsid w:val="004D24C3"/>
    <w:rsid w:val="004D30AE"/>
    <w:rsid w:val="004D427D"/>
    <w:rsid w:val="004D478F"/>
    <w:rsid w:val="004D61C3"/>
    <w:rsid w:val="004D7CEB"/>
    <w:rsid w:val="004D7FE7"/>
    <w:rsid w:val="004E3E70"/>
    <w:rsid w:val="004E3FBD"/>
    <w:rsid w:val="004E4121"/>
    <w:rsid w:val="004E4358"/>
    <w:rsid w:val="004E4FB5"/>
    <w:rsid w:val="004E561E"/>
    <w:rsid w:val="004E5B04"/>
    <w:rsid w:val="004F0BF4"/>
    <w:rsid w:val="004F3E67"/>
    <w:rsid w:val="004F6725"/>
    <w:rsid w:val="004F6C03"/>
    <w:rsid w:val="004F78C5"/>
    <w:rsid w:val="00500DA2"/>
    <w:rsid w:val="00501AB5"/>
    <w:rsid w:val="00501C6A"/>
    <w:rsid w:val="00502432"/>
    <w:rsid w:val="00504CEA"/>
    <w:rsid w:val="00507132"/>
    <w:rsid w:val="00510EC9"/>
    <w:rsid w:val="0051118C"/>
    <w:rsid w:val="0051161F"/>
    <w:rsid w:val="00512A41"/>
    <w:rsid w:val="00512B2B"/>
    <w:rsid w:val="00513B2F"/>
    <w:rsid w:val="00516AE4"/>
    <w:rsid w:val="00516E0A"/>
    <w:rsid w:val="005173F3"/>
    <w:rsid w:val="0052016C"/>
    <w:rsid w:val="005204C8"/>
    <w:rsid w:val="005217CA"/>
    <w:rsid w:val="00523C7D"/>
    <w:rsid w:val="005256ED"/>
    <w:rsid w:val="00530042"/>
    <w:rsid w:val="00531406"/>
    <w:rsid w:val="00532070"/>
    <w:rsid w:val="005324E9"/>
    <w:rsid w:val="00533952"/>
    <w:rsid w:val="0053441D"/>
    <w:rsid w:val="00535198"/>
    <w:rsid w:val="00535AFF"/>
    <w:rsid w:val="00535FF6"/>
    <w:rsid w:val="0053646E"/>
    <w:rsid w:val="00536AE0"/>
    <w:rsid w:val="00537F33"/>
    <w:rsid w:val="00540D79"/>
    <w:rsid w:val="00541294"/>
    <w:rsid w:val="00541447"/>
    <w:rsid w:val="00541C26"/>
    <w:rsid w:val="00541DD0"/>
    <w:rsid w:val="005425A1"/>
    <w:rsid w:val="00543A45"/>
    <w:rsid w:val="00544DDF"/>
    <w:rsid w:val="00544F18"/>
    <w:rsid w:val="00545CEB"/>
    <w:rsid w:val="00546247"/>
    <w:rsid w:val="00546D0D"/>
    <w:rsid w:val="00546DDE"/>
    <w:rsid w:val="00547601"/>
    <w:rsid w:val="005509CF"/>
    <w:rsid w:val="00551437"/>
    <w:rsid w:val="00551A37"/>
    <w:rsid w:val="00551DDA"/>
    <w:rsid w:val="0055395D"/>
    <w:rsid w:val="00554972"/>
    <w:rsid w:val="00555710"/>
    <w:rsid w:val="005558BB"/>
    <w:rsid w:val="00555E00"/>
    <w:rsid w:val="00557851"/>
    <w:rsid w:val="00557E36"/>
    <w:rsid w:val="00561B2F"/>
    <w:rsid w:val="00561E57"/>
    <w:rsid w:val="00563686"/>
    <w:rsid w:val="00565702"/>
    <w:rsid w:val="005666D4"/>
    <w:rsid w:val="0056697F"/>
    <w:rsid w:val="0057109A"/>
    <w:rsid w:val="0057203C"/>
    <w:rsid w:val="0057224D"/>
    <w:rsid w:val="00572537"/>
    <w:rsid w:val="00572969"/>
    <w:rsid w:val="00572CDA"/>
    <w:rsid w:val="00576086"/>
    <w:rsid w:val="00576F26"/>
    <w:rsid w:val="00577353"/>
    <w:rsid w:val="00581E69"/>
    <w:rsid w:val="00582986"/>
    <w:rsid w:val="00582C9E"/>
    <w:rsid w:val="005851C6"/>
    <w:rsid w:val="0058685D"/>
    <w:rsid w:val="005870CB"/>
    <w:rsid w:val="005871E2"/>
    <w:rsid w:val="005879EC"/>
    <w:rsid w:val="005902D9"/>
    <w:rsid w:val="005903FB"/>
    <w:rsid w:val="005919AD"/>
    <w:rsid w:val="00593DCE"/>
    <w:rsid w:val="0059469F"/>
    <w:rsid w:val="00594EA6"/>
    <w:rsid w:val="00596BFC"/>
    <w:rsid w:val="00596C75"/>
    <w:rsid w:val="005A07EE"/>
    <w:rsid w:val="005A27B3"/>
    <w:rsid w:val="005A28B8"/>
    <w:rsid w:val="005A2B46"/>
    <w:rsid w:val="005A3319"/>
    <w:rsid w:val="005A351A"/>
    <w:rsid w:val="005A375C"/>
    <w:rsid w:val="005A40DB"/>
    <w:rsid w:val="005A501A"/>
    <w:rsid w:val="005A6196"/>
    <w:rsid w:val="005A675B"/>
    <w:rsid w:val="005B037F"/>
    <w:rsid w:val="005B0BFE"/>
    <w:rsid w:val="005B13C7"/>
    <w:rsid w:val="005B2165"/>
    <w:rsid w:val="005B251A"/>
    <w:rsid w:val="005B3B01"/>
    <w:rsid w:val="005B44BF"/>
    <w:rsid w:val="005B5DF3"/>
    <w:rsid w:val="005B7747"/>
    <w:rsid w:val="005B7F2E"/>
    <w:rsid w:val="005C2E53"/>
    <w:rsid w:val="005C32B0"/>
    <w:rsid w:val="005C3756"/>
    <w:rsid w:val="005C5144"/>
    <w:rsid w:val="005C63E2"/>
    <w:rsid w:val="005C6F53"/>
    <w:rsid w:val="005D07D7"/>
    <w:rsid w:val="005D19AF"/>
    <w:rsid w:val="005D2399"/>
    <w:rsid w:val="005D4155"/>
    <w:rsid w:val="005D42C8"/>
    <w:rsid w:val="005D4A82"/>
    <w:rsid w:val="005D50AC"/>
    <w:rsid w:val="005D7023"/>
    <w:rsid w:val="005D7E41"/>
    <w:rsid w:val="005E08B7"/>
    <w:rsid w:val="005E12AE"/>
    <w:rsid w:val="005E1CD2"/>
    <w:rsid w:val="005E1E6C"/>
    <w:rsid w:val="005E22E6"/>
    <w:rsid w:val="005E2D1F"/>
    <w:rsid w:val="005E507E"/>
    <w:rsid w:val="005E5616"/>
    <w:rsid w:val="005E5A30"/>
    <w:rsid w:val="005E5E37"/>
    <w:rsid w:val="005E620A"/>
    <w:rsid w:val="005E66B9"/>
    <w:rsid w:val="005F0994"/>
    <w:rsid w:val="005F212F"/>
    <w:rsid w:val="005F4A67"/>
    <w:rsid w:val="005F5CEF"/>
    <w:rsid w:val="005F6E48"/>
    <w:rsid w:val="00601FF0"/>
    <w:rsid w:val="00603B9F"/>
    <w:rsid w:val="00604BDA"/>
    <w:rsid w:val="00605908"/>
    <w:rsid w:val="00605983"/>
    <w:rsid w:val="00606B66"/>
    <w:rsid w:val="0060765B"/>
    <w:rsid w:val="006100AC"/>
    <w:rsid w:val="00610761"/>
    <w:rsid w:val="0061086A"/>
    <w:rsid w:val="00611FF5"/>
    <w:rsid w:val="006140A5"/>
    <w:rsid w:val="0061606D"/>
    <w:rsid w:val="00616265"/>
    <w:rsid w:val="00616761"/>
    <w:rsid w:val="00620368"/>
    <w:rsid w:val="006206A1"/>
    <w:rsid w:val="00620789"/>
    <w:rsid w:val="006208BA"/>
    <w:rsid w:val="0062143A"/>
    <w:rsid w:val="0062171E"/>
    <w:rsid w:val="00622830"/>
    <w:rsid w:val="006230D2"/>
    <w:rsid w:val="00623751"/>
    <w:rsid w:val="00625D20"/>
    <w:rsid w:val="00630324"/>
    <w:rsid w:val="006305B3"/>
    <w:rsid w:val="006305E5"/>
    <w:rsid w:val="00631A4A"/>
    <w:rsid w:val="006329AA"/>
    <w:rsid w:val="006329D0"/>
    <w:rsid w:val="00632A48"/>
    <w:rsid w:val="00635EBD"/>
    <w:rsid w:val="0063648F"/>
    <w:rsid w:val="006371B6"/>
    <w:rsid w:val="00640A1F"/>
    <w:rsid w:val="00640B0D"/>
    <w:rsid w:val="00642F9A"/>
    <w:rsid w:val="00644867"/>
    <w:rsid w:val="00644937"/>
    <w:rsid w:val="00644CCE"/>
    <w:rsid w:val="00645BDF"/>
    <w:rsid w:val="006467DC"/>
    <w:rsid w:val="00646FA5"/>
    <w:rsid w:val="00647873"/>
    <w:rsid w:val="0065180E"/>
    <w:rsid w:val="00651AE0"/>
    <w:rsid w:val="0065341E"/>
    <w:rsid w:val="0065479E"/>
    <w:rsid w:val="00655300"/>
    <w:rsid w:val="006559E3"/>
    <w:rsid w:val="00657496"/>
    <w:rsid w:val="0066055C"/>
    <w:rsid w:val="00660C05"/>
    <w:rsid w:val="0066213B"/>
    <w:rsid w:val="00662632"/>
    <w:rsid w:val="0066275A"/>
    <w:rsid w:val="0066331F"/>
    <w:rsid w:val="0066433D"/>
    <w:rsid w:val="00665DC7"/>
    <w:rsid w:val="00667C8E"/>
    <w:rsid w:val="00671FC7"/>
    <w:rsid w:val="00672014"/>
    <w:rsid w:val="00672438"/>
    <w:rsid w:val="00672772"/>
    <w:rsid w:val="0067282A"/>
    <w:rsid w:val="006756E2"/>
    <w:rsid w:val="00675DA0"/>
    <w:rsid w:val="00677F56"/>
    <w:rsid w:val="006814DA"/>
    <w:rsid w:val="00681D3B"/>
    <w:rsid w:val="00682EC0"/>
    <w:rsid w:val="00684771"/>
    <w:rsid w:val="00685939"/>
    <w:rsid w:val="00686198"/>
    <w:rsid w:val="006914B0"/>
    <w:rsid w:val="006921A3"/>
    <w:rsid w:val="0069255B"/>
    <w:rsid w:val="0069396E"/>
    <w:rsid w:val="0069471B"/>
    <w:rsid w:val="00694897"/>
    <w:rsid w:val="00694A0D"/>
    <w:rsid w:val="006973CA"/>
    <w:rsid w:val="006A0A90"/>
    <w:rsid w:val="006A1FF6"/>
    <w:rsid w:val="006A205C"/>
    <w:rsid w:val="006A2EFE"/>
    <w:rsid w:val="006A5C13"/>
    <w:rsid w:val="006A62E6"/>
    <w:rsid w:val="006A7052"/>
    <w:rsid w:val="006A7A26"/>
    <w:rsid w:val="006B01AF"/>
    <w:rsid w:val="006B0CE9"/>
    <w:rsid w:val="006B136D"/>
    <w:rsid w:val="006B2630"/>
    <w:rsid w:val="006B2FAE"/>
    <w:rsid w:val="006B50FB"/>
    <w:rsid w:val="006B5C07"/>
    <w:rsid w:val="006B78C2"/>
    <w:rsid w:val="006C0A0C"/>
    <w:rsid w:val="006C0B15"/>
    <w:rsid w:val="006C1366"/>
    <w:rsid w:val="006C316B"/>
    <w:rsid w:val="006C51DB"/>
    <w:rsid w:val="006C52E6"/>
    <w:rsid w:val="006C586A"/>
    <w:rsid w:val="006C723E"/>
    <w:rsid w:val="006C7360"/>
    <w:rsid w:val="006D01DD"/>
    <w:rsid w:val="006D0C1F"/>
    <w:rsid w:val="006D12DF"/>
    <w:rsid w:val="006D3886"/>
    <w:rsid w:val="006D4549"/>
    <w:rsid w:val="006D49BB"/>
    <w:rsid w:val="006D4F46"/>
    <w:rsid w:val="006D545E"/>
    <w:rsid w:val="006D6300"/>
    <w:rsid w:val="006D7C10"/>
    <w:rsid w:val="006D7ECE"/>
    <w:rsid w:val="006E100C"/>
    <w:rsid w:val="006E1060"/>
    <w:rsid w:val="006E1450"/>
    <w:rsid w:val="006E3461"/>
    <w:rsid w:val="006E5AA7"/>
    <w:rsid w:val="006E65FA"/>
    <w:rsid w:val="006E6D96"/>
    <w:rsid w:val="006E74AA"/>
    <w:rsid w:val="006E7996"/>
    <w:rsid w:val="006F05FD"/>
    <w:rsid w:val="006F1F29"/>
    <w:rsid w:val="006F257D"/>
    <w:rsid w:val="006F5086"/>
    <w:rsid w:val="006F697E"/>
    <w:rsid w:val="006F7258"/>
    <w:rsid w:val="006F7448"/>
    <w:rsid w:val="007006D9"/>
    <w:rsid w:val="0070145E"/>
    <w:rsid w:val="0070286E"/>
    <w:rsid w:val="007028CA"/>
    <w:rsid w:val="00702EE5"/>
    <w:rsid w:val="00703359"/>
    <w:rsid w:val="007038B7"/>
    <w:rsid w:val="0070558C"/>
    <w:rsid w:val="0070643C"/>
    <w:rsid w:val="00706F1E"/>
    <w:rsid w:val="00707447"/>
    <w:rsid w:val="007103B2"/>
    <w:rsid w:val="00710463"/>
    <w:rsid w:val="007108CC"/>
    <w:rsid w:val="00711897"/>
    <w:rsid w:val="007119DA"/>
    <w:rsid w:val="00711CE7"/>
    <w:rsid w:val="00712C5A"/>
    <w:rsid w:val="00713B32"/>
    <w:rsid w:val="00713E83"/>
    <w:rsid w:val="007143F6"/>
    <w:rsid w:val="007151D0"/>
    <w:rsid w:val="0071562F"/>
    <w:rsid w:val="00715C4E"/>
    <w:rsid w:val="00720AC8"/>
    <w:rsid w:val="00720B29"/>
    <w:rsid w:val="00720EEB"/>
    <w:rsid w:val="00721469"/>
    <w:rsid w:val="007215E2"/>
    <w:rsid w:val="00721F74"/>
    <w:rsid w:val="00722861"/>
    <w:rsid w:val="00723555"/>
    <w:rsid w:val="00723A84"/>
    <w:rsid w:val="0072431E"/>
    <w:rsid w:val="0072465C"/>
    <w:rsid w:val="007255C3"/>
    <w:rsid w:val="007267F7"/>
    <w:rsid w:val="00730998"/>
    <w:rsid w:val="00730A64"/>
    <w:rsid w:val="00731B95"/>
    <w:rsid w:val="00732332"/>
    <w:rsid w:val="0073243C"/>
    <w:rsid w:val="007329A9"/>
    <w:rsid w:val="00732D58"/>
    <w:rsid w:val="00733148"/>
    <w:rsid w:val="00734467"/>
    <w:rsid w:val="00734CFD"/>
    <w:rsid w:val="0073630A"/>
    <w:rsid w:val="00736DF2"/>
    <w:rsid w:val="007372FD"/>
    <w:rsid w:val="007402BA"/>
    <w:rsid w:val="00741A04"/>
    <w:rsid w:val="007420D6"/>
    <w:rsid w:val="00743E07"/>
    <w:rsid w:val="007448BF"/>
    <w:rsid w:val="0074498B"/>
    <w:rsid w:val="007451A3"/>
    <w:rsid w:val="007456A3"/>
    <w:rsid w:val="0074577A"/>
    <w:rsid w:val="0074697E"/>
    <w:rsid w:val="00746EB2"/>
    <w:rsid w:val="00750185"/>
    <w:rsid w:val="00750FC8"/>
    <w:rsid w:val="00751D68"/>
    <w:rsid w:val="00752480"/>
    <w:rsid w:val="007529BD"/>
    <w:rsid w:val="0075311E"/>
    <w:rsid w:val="007549ED"/>
    <w:rsid w:val="007557DA"/>
    <w:rsid w:val="00755E56"/>
    <w:rsid w:val="00756B32"/>
    <w:rsid w:val="00761ED5"/>
    <w:rsid w:val="0076243B"/>
    <w:rsid w:val="00763312"/>
    <w:rsid w:val="007634BE"/>
    <w:rsid w:val="00763C72"/>
    <w:rsid w:val="00763FAE"/>
    <w:rsid w:val="0076472D"/>
    <w:rsid w:val="00767D7C"/>
    <w:rsid w:val="00770FDF"/>
    <w:rsid w:val="00772661"/>
    <w:rsid w:val="0077271E"/>
    <w:rsid w:val="007730EC"/>
    <w:rsid w:val="00774F3E"/>
    <w:rsid w:val="0077694F"/>
    <w:rsid w:val="00776DF2"/>
    <w:rsid w:val="0077754C"/>
    <w:rsid w:val="00780E1E"/>
    <w:rsid w:val="00781528"/>
    <w:rsid w:val="00781815"/>
    <w:rsid w:val="00785364"/>
    <w:rsid w:val="00791FDA"/>
    <w:rsid w:val="00793BD6"/>
    <w:rsid w:val="00794986"/>
    <w:rsid w:val="00794E73"/>
    <w:rsid w:val="0079616C"/>
    <w:rsid w:val="00797B1A"/>
    <w:rsid w:val="007A0D6B"/>
    <w:rsid w:val="007A0F3B"/>
    <w:rsid w:val="007A106E"/>
    <w:rsid w:val="007A272B"/>
    <w:rsid w:val="007A321B"/>
    <w:rsid w:val="007A477F"/>
    <w:rsid w:val="007A4C28"/>
    <w:rsid w:val="007A4CDF"/>
    <w:rsid w:val="007A5EA4"/>
    <w:rsid w:val="007B0263"/>
    <w:rsid w:val="007B143B"/>
    <w:rsid w:val="007B1BE4"/>
    <w:rsid w:val="007B201B"/>
    <w:rsid w:val="007B2287"/>
    <w:rsid w:val="007B33AE"/>
    <w:rsid w:val="007B427A"/>
    <w:rsid w:val="007B51B1"/>
    <w:rsid w:val="007B585D"/>
    <w:rsid w:val="007B5F47"/>
    <w:rsid w:val="007B6B9A"/>
    <w:rsid w:val="007C0636"/>
    <w:rsid w:val="007C1D63"/>
    <w:rsid w:val="007C30B3"/>
    <w:rsid w:val="007C5A2C"/>
    <w:rsid w:val="007C6300"/>
    <w:rsid w:val="007C6602"/>
    <w:rsid w:val="007C67BC"/>
    <w:rsid w:val="007C7CBC"/>
    <w:rsid w:val="007D1579"/>
    <w:rsid w:val="007D2A0C"/>
    <w:rsid w:val="007D47CD"/>
    <w:rsid w:val="007D7559"/>
    <w:rsid w:val="007E00F4"/>
    <w:rsid w:val="007E0612"/>
    <w:rsid w:val="007E07EA"/>
    <w:rsid w:val="007E09C1"/>
    <w:rsid w:val="007E0D16"/>
    <w:rsid w:val="007E14BF"/>
    <w:rsid w:val="007E182F"/>
    <w:rsid w:val="007E2A9C"/>
    <w:rsid w:val="007E2E04"/>
    <w:rsid w:val="007E3048"/>
    <w:rsid w:val="007E3932"/>
    <w:rsid w:val="007E3A9A"/>
    <w:rsid w:val="007E4584"/>
    <w:rsid w:val="007E569F"/>
    <w:rsid w:val="007E5DC0"/>
    <w:rsid w:val="007F07DC"/>
    <w:rsid w:val="007F3361"/>
    <w:rsid w:val="007F3ACF"/>
    <w:rsid w:val="007F3D67"/>
    <w:rsid w:val="007F5735"/>
    <w:rsid w:val="007F5882"/>
    <w:rsid w:val="007F6A73"/>
    <w:rsid w:val="007F743E"/>
    <w:rsid w:val="007F76A4"/>
    <w:rsid w:val="00800B5C"/>
    <w:rsid w:val="00801114"/>
    <w:rsid w:val="008019BF"/>
    <w:rsid w:val="00805126"/>
    <w:rsid w:val="00810C52"/>
    <w:rsid w:val="008141C7"/>
    <w:rsid w:val="008164D4"/>
    <w:rsid w:val="008173D5"/>
    <w:rsid w:val="00820659"/>
    <w:rsid w:val="00821E24"/>
    <w:rsid w:val="008224CC"/>
    <w:rsid w:val="0082257A"/>
    <w:rsid w:val="00822EAD"/>
    <w:rsid w:val="00823F22"/>
    <w:rsid w:val="00825167"/>
    <w:rsid w:val="00825A44"/>
    <w:rsid w:val="00826425"/>
    <w:rsid w:val="00826C10"/>
    <w:rsid w:val="00826C43"/>
    <w:rsid w:val="00827866"/>
    <w:rsid w:val="00827C72"/>
    <w:rsid w:val="00830076"/>
    <w:rsid w:val="00830932"/>
    <w:rsid w:val="00830E51"/>
    <w:rsid w:val="00831101"/>
    <w:rsid w:val="00831DD0"/>
    <w:rsid w:val="0083246D"/>
    <w:rsid w:val="00832509"/>
    <w:rsid w:val="00833C51"/>
    <w:rsid w:val="00834036"/>
    <w:rsid w:val="0083524F"/>
    <w:rsid w:val="0083692F"/>
    <w:rsid w:val="00836BDD"/>
    <w:rsid w:val="008371D6"/>
    <w:rsid w:val="008403A3"/>
    <w:rsid w:val="00840899"/>
    <w:rsid w:val="00841CB3"/>
    <w:rsid w:val="00842452"/>
    <w:rsid w:val="00842E41"/>
    <w:rsid w:val="0084323A"/>
    <w:rsid w:val="00843CEF"/>
    <w:rsid w:val="00844780"/>
    <w:rsid w:val="00844D31"/>
    <w:rsid w:val="00845C66"/>
    <w:rsid w:val="00845F0E"/>
    <w:rsid w:val="00846E4D"/>
    <w:rsid w:val="00850D27"/>
    <w:rsid w:val="00853BEF"/>
    <w:rsid w:val="00853D07"/>
    <w:rsid w:val="008541BE"/>
    <w:rsid w:val="00854450"/>
    <w:rsid w:val="0085677B"/>
    <w:rsid w:val="008607DA"/>
    <w:rsid w:val="00861716"/>
    <w:rsid w:val="008622C3"/>
    <w:rsid w:val="00864339"/>
    <w:rsid w:val="00865344"/>
    <w:rsid w:val="00866BC7"/>
    <w:rsid w:val="00867376"/>
    <w:rsid w:val="008679E9"/>
    <w:rsid w:val="0087514B"/>
    <w:rsid w:val="00875C13"/>
    <w:rsid w:val="00877DDA"/>
    <w:rsid w:val="0088091C"/>
    <w:rsid w:val="00881F04"/>
    <w:rsid w:val="00883555"/>
    <w:rsid w:val="008838B0"/>
    <w:rsid w:val="00883E70"/>
    <w:rsid w:val="00886DC9"/>
    <w:rsid w:val="00886FC1"/>
    <w:rsid w:val="00887FFD"/>
    <w:rsid w:val="008910A2"/>
    <w:rsid w:val="00891197"/>
    <w:rsid w:val="0089130C"/>
    <w:rsid w:val="00891882"/>
    <w:rsid w:val="00891FBA"/>
    <w:rsid w:val="00893FB1"/>
    <w:rsid w:val="00896421"/>
    <w:rsid w:val="00896615"/>
    <w:rsid w:val="008968B5"/>
    <w:rsid w:val="00896D09"/>
    <w:rsid w:val="00897E98"/>
    <w:rsid w:val="008A1A07"/>
    <w:rsid w:val="008A1A92"/>
    <w:rsid w:val="008A1C15"/>
    <w:rsid w:val="008A2274"/>
    <w:rsid w:val="008A2DC3"/>
    <w:rsid w:val="008A3B77"/>
    <w:rsid w:val="008A569C"/>
    <w:rsid w:val="008A5CA2"/>
    <w:rsid w:val="008A77DE"/>
    <w:rsid w:val="008B11FC"/>
    <w:rsid w:val="008B198A"/>
    <w:rsid w:val="008B1E9E"/>
    <w:rsid w:val="008B3370"/>
    <w:rsid w:val="008B5335"/>
    <w:rsid w:val="008B54C8"/>
    <w:rsid w:val="008B5D12"/>
    <w:rsid w:val="008B76DE"/>
    <w:rsid w:val="008C0A32"/>
    <w:rsid w:val="008C33CB"/>
    <w:rsid w:val="008C35B0"/>
    <w:rsid w:val="008C362F"/>
    <w:rsid w:val="008C48B2"/>
    <w:rsid w:val="008C516C"/>
    <w:rsid w:val="008C5B36"/>
    <w:rsid w:val="008D06C9"/>
    <w:rsid w:val="008D0C83"/>
    <w:rsid w:val="008D193C"/>
    <w:rsid w:val="008D48C4"/>
    <w:rsid w:val="008D5961"/>
    <w:rsid w:val="008D601A"/>
    <w:rsid w:val="008D6614"/>
    <w:rsid w:val="008D693F"/>
    <w:rsid w:val="008D70CB"/>
    <w:rsid w:val="008E01AC"/>
    <w:rsid w:val="008E08BA"/>
    <w:rsid w:val="008E0C4C"/>
    <w:rsid w:val="008E13EF"/>
    <w:rsid w:val="008E5580"/>
    <w:rsid w:val="008E5B95"/>
    <w:rsid w:val="008E5FC8"/>
    <w:rsid w:val="008E61E6"/>
    <w:rsid w:val="008E72D1"/>
    <w:rsid w:val="008F0A2D"/>
    <w:rsid w:val="008F1369"/>
    <w:rsid w:val="008F14BC"/>
    <w:rsid w:val="008F225B"/>
    <w:rsid w:val="008F2482"/>
    <w:rsid w:val="008F273E"/>
    <w:rsid w:val="008F28A8"/>
    <w:rsid w:val="008F3314"/>
    <w:rsid w:val="008F47CE"/>
    <w:rsid w:val="008F4D8B"/>
    <w:rsid w:val="008F4D93"/>
    <w:rsid w:val="008F4DDD"/>
    <w:rsid w:val="008F5638"/>
    <w:rsid w:val="008F62D8"/>
    <w:rsid w:val="008F6FFC"/>
    <w:rsid w:val="008F7624"/>
    <w:rsid w:val="009009BE"/>
    <w:rsid w:val="009014DA"/>
    <w:rsid w:val="00903742"/>
    <w:rsid w:val="0090497D"/>
    <w:rsid w:val="00906CBB"/>
    <w:rsid w:val="00907356"/>
    <w:rsid w:val="0090786D"/>
    <w:rsid w:val="0091031E"/>
    <w:rsid w:val="00910592"/>
    <w:rsid w:val="00910CD2"/>
    <w:rsid w:val="009119E2"/>
    <w:rsid w:val="00912360"/>
    <w:rsid w:val="00912A2D"/>
    <w:rsid w:val="0091307D"/>
    <w:rsid w:val="00913C9C"/>
    <w:rsid w:val="0091549B"/>
    <w:rsid w:val="0091701F"/>
    <w:rsid w:val="00917EA5"/>
    <w:rsid w:val="00920CD0"/>
    <w:rsid w:val="00921486"/>
    <w:rsid w:val="0092309C"/>
    <w:rsid w:val="009231A0"/>
    <w:rsid w:val="00923C5A"/>
    <w:rsid w:val="00923F5A"/>
    <w:rsid w:val="0092417E"/>
    <w:rsid w:val="00931E7D"/>
    <w:rsid w:val="0093278F"/>
    <w:rsid w:val="009352B9"/>
    <w:rsid w:val="00936B22"/>
    <w:rsid w:val="009370E5"/>
    <w:rsid w:val="00937DA1"/>
    <w:rsid w:val="00940A95"/>
    <w:rsid w:val="00941957"/>
    <w:rsid w:val="009446F7"/>
    <w:rsid w:val="00945265"/>
    <w:rsid w:val="00945A0F"/>
    <w:rsid w:val="00950E8C"/>
    <w:rsid w:val="00951878"/>
    <w:rsid w:val="009524F9"/>
    <w:rsid w:val="009529AC"/>
    <w:rsid w:val="00953AB7"/>
    <w:rsid w:val="00954A4E"/>
    <w:rsid w:val="00956573"/>
    <w:rsid w:val="009570E3"/>
    <w:rsid w:val="00960B20"/>
    <w:rsid w:val="00961A61"/>
    <w:rsid w:val="00961F59"/>
    <w:rsid w:val="00964C74"/>
    <w:rsid w:val="009651A3"/>
    <w:rsid w:val="00965BF2"/>
    <w:rsid w:val="009661CC"/>
    <w:rsid w:val="00966200"/>
    <w:rsid w:val="0096628F"/>
    <w:rsid w:val="009673E5"/>
    <w:rsid w:val="0096775B"/>
    <w:rsid w:val="00967FD2"/>
    <w:rsid w:val="00970F60"/>
    <w:rsid w:val="00971362"/>
    <w:rsid w:val="00971AC3"/>
    <w:rsid w:val="00971B03"/>
    <w:rsid w:val="00972917"/>
    <w:rsid w:val="00973806"/>
    <w:rsid w:val="00973B66"/>
    <w:rsid w:val="00974B44"/>
    <w:rsid w:val="00974F3E"/>
    <w:rsid w:val="009755FF"/>
    <w:rsid w:val="00976515"/>
    <w:rsid w:val="009818CE"/>
    <w:rsid w:val="00982C48"/>
    <w:rsid w:val="00983D77"/>
    <w:rsid w:val="009841DA"/>
    <w:rsid w:val="009851C4"/>
    <w:rsid w:val="00985628"/>
    <w:rsid w:val="0098618A"/>
    <w:rsid w:val="00990087"/>
    <w:rsid w:val="00990F69"/>
    <w:rsid w:val="009913E2"/>
    <w:rsid w:val="009923CC"/>
    <w:rsid w:val="00992BFB"/>
    <w:rsid w:val="00992CF5"/>
    <w:rsid w:val="00993416"/>
    <w:rsid w:val="00994609"/>
    <w:rsid w:val="009948E1"/>
    <w:rsid w:val="00994A46"/>
    <w:rsid w:val="00994E12"/>
    <w:rsid w:val="00995688"/>
    <w:rsid w:val="00997B56"/>
    <w:rsid w:val="009A3C62"/>
    <w:rsid w:val="009A5938"/>
    <w:rsid w:val="009A5C1C"/>
    <w:rsid w:val="009A6033"/>
    <w:rsid w:val="009A6E5B"/>
    <w:rsid w:val="009A706F"/>
    <w:rsid w:val="009A70F0"/>
    <w:rsid w:val="009B02C5"/>
    <w:rsid w:val="009B1467"/>
    <w:rsid w:val="009B2BE0"/>
    <w:rsid w:val="009B318E"/>
    <w:rsid w:val="009B341C"/>
    <w:rsid w:val="009B3FCE"/>
    <w:rsid w:val="009B58B7"/>
    <w:rsid w:val="009B6206"/>
    <w:rsid w:val="009B65A3"/>
    <w:rsid w:val="009B7FB2"/>
    <w:rsid w:val="009C03D1"/>
    <w:rsid w:val="009C04EF"/>
    <w:rsid w:val="009C0B49"/>
    <w:rsid w:val="009C26A5"/>
    <w:rsid w:val="009C4322"/>
    <w:rsid w:val="009C4D83"/>
    <w:rsid w:val="009C4F28"/>
    <w:rsid w:val="009C5447"/>
    <w:rsid w:val="009C594C"/>
    <w:rsid w:val="009C5C78"/>
    <w:rsid w:val="009C7C68"/>
    <w:rsid w:val="009C7DE9"/>
    <w:rsid w:val="009D08CB"/>
    <w:rsid w:val="009D0E71"/>
    <w:rsid w:val="009D15E8"/>
    <w:rsid w:val="009D1EAB"/>
    <w:rsid w:val="009D1F48"/>
    <w:rsid w:val="009D31DC"/>
    <w:rsid w:val="009D3C54"/>
    <w:rsid w:val="009D615A"/>
    <w:rsid w:val="009D6315"/>
    <w:rsid w:val="009E0B35"/>
    <w:rsid w:val="009E1AE5"/>
    <w:rsid w:val="009E63FF"/>
    <w:rsid w:val="009F0A39"/>
    <w:rsid w:val="009F12D8"/>
    <w:rsid w:val="009F1BDF"/>
    <w:rsid w:val="009F2606"/>
    <w:rsid w:val="009F2EFB"/>
    <w:rsid w:val="009F64E5"/>
    <w:rsid w:val="009F7B34"/>
    <w:rsid w:val="00A00637"/>
    <w:rsid w:val="00A028DD"/>
    <w:rsid w:val="00A02953"/>
    <w:rsid w:val="00A02EAB"/>
    <w:rsid w:val="00A064A4"/>
    <w:rsid w:val="00A0740A"/>
    <w:rsid w:val="00A075D2"/>
    <w:rsid w:val="00A129B1"/>
    <w:rsid w:val="00A1363E"/>
    <w:rsid w:val="00A13742"/>
    <w:rsid w:val="00A14EE1"/>
    <w:rsid w:val="00A15A0A"/>
    <w:rsid w:val="00A20050"/>
    <w:rsid w:val="00A2010F"/>
    <w:rsid w:val="00A20A11"/>
    <w:rsid w:val="00A2359E"/>
    <w:rsid w:val="00A2419C"/>
    <w:rsid w:val="00A24AD3"/>
    <w:rsid w:val="00A25996"/>
    <w:rsid w:val="00A27D73"/>
    <w:rsid w:val="00A30B7B"/>
    <w:rsid w:val="00A32334"/>
    <w:rsid w:val="00A33025"/>
    <w:rsid w:val="00A334B1"/>
    <w:rsid w:val="00A337D7"/>
    <w:rsid w:val="00A34A7D"/>
    <w:rsid w:val="00A35C9D"/>
    <w:rsid w:val="00A369C0"/>
    <w:rsid w:val="00A37079"/>
    <w:rsid w:val="00A40853"/>
    <w:rsid w:val="00A4093B"/>
    <w:rsid w:val="00A41064"/>
    <w:rsid w:val="00A41798"/>
    <w:rsid w:val="00A43645"/>
    <w:rsid w:val="00A446E3"/>
    <w:rsid w:val="00A44A41"/>
    <w:rsid w:val="00A4688F"/>
    <w:rsid w:val="00A46F8A"/>
    <w:rsid w:val="00A506EE"/>
    <w:rsid w:val="00A50DA2"/>
    <w:rsid w:val="00A51098"/>
    <w:rsid w:val="00A535A1"/>
    <w:rsid w:val="00A536CB"/>
    <w:rsid w:val="00A5385F"/>
    <w:rsid w:val="00A55532"/>
    <w:rsid w:val="00A55BA4"/>
    <w:rsid w:val="00A56A4B"/>
    <w:rsid w:val="00A56D2C"/>
    <w:rsid w:val="00A5728B"/>
    <w:rsid w:val="00A6158A"/>
    <w:rsid w:val="00A626D0"/>
    <w:rsid w:val="00A63A3B"/>
    <w:rsid w:val="00A63E20"/>
    <w:rsid w:val="00A643B1"/>
    <w:rsid w:val="00A6597C"/>
    <w:rsid w:val="00A65E04"/>
    <w:rsid w:val="00A67047"/>
    <w:rsid w:val="00A67B47"/>
    <w:rsid w:val="00A702A3"/>
    <w:rsid w:val="00A72F4A"/>
    <w:rsid w:val="00A7327E"/>
    <w:rsid w:val="00A738BF"/>
    <w:rsid w:val="00A73AB7"/>
    <w:rsid w:val="00A73DDA"/>
    <w:rsid w:val="00A743CD"/>
    <w:rsid w:val="00A74EB6"/>
    <w:rsid w:val="00A76490"/>
    <w:rsid w:val="00A7717D"/>
    <w:rsid w:val="00A77AF9"/>
    <w:rsid w:val="00A77D91"/>
    <w:rsid w:val="00A80200"/>
    <w:rsid w:val="00A81789"/>
    <w:rsid w:val="00A81C8D"/>
    <w:rsid w:val="00A82B33"/>
    <w:rsid w:val="00A82BC4"/>
    <w:rsid w:val="00A82EC7"/>
    <w:rsid w:val="00A842FF"/>
    <w:rsid w:val="00A86036"/>
    <w:rsid w:val="00A875C6"/>
    <w:rsid w:val="00A908E2"/>
    <w:rsid w:val="00A91AD0"/>
    <w:rsid w:val="00A9221B"/>
    <w:rsid w:val="00A92BE9"/>
    <w:rsid w:val="00A92EC3"/>
    <w:rsid w:val="00A930AA"/>
    <w:rsid w:val="00A953FC"/>
    <w:rsid w:val="00A96EBA"/>
    <w:rsid w:val="00A97F7C"/>
    <w:rsid w:val="00AA0490"/>
    <w:rsid w:val="00AA2621"/>
    <w:rsid w:val="00AA5F41"/>
    <w:rsid w:val="00AB1A35"/>
    <w:rsid w:val="00AB1D91"/>
    <w:rsid w:val="00AB6D62"/>
    <w:rsid w:val="00AB74DC"/>
    <w:rsid w:val="00AB7BDB"/>
    <w:rsid w:val="00AC03CC"/>
    <w:rsid w:val="00AC0867"/>
    <w:rsid w:val="00AC183B"/>
    <w:rsid w:val="00AC1BC3"/>
    <w:rsid w:val="00AC4264"/>
    <w:rsid w:val="00AC5284"/>
    <w:rsid w:val="00AC63BA"/>
    <w:rsid w:val="00AD0829"/>
    <w:rsid w:val="00AD0A61"/>
    <w:rsid w:val="00AD4336"/>
    <w:rsid w:val="00AD45D1"/>
    <w:rsid w:val="00AD47D9"/>
    <w:rsid w:val="00AD54D0"/>
    <w:rsid w:val="00AD6099"/>
    <w:rsid w:val="00AE137A"/>
    <w:rsid w:val="00AE3595"/>
    <w:rsid w:val="00AE4521"/>
    <w:rsid w:val="00AE50A1"/>
    <w:rsid w:val="00AE7FCC"/>
    <w:rsid w:val="00AF023A"/>
    <w:rsid w:val="00AF1837"/>
    <w:rsid w:val="00AF31C3"/>
    <w:rsid w:val="00AF442E"/>
    <w:rsid w:val="00AF4F1B"/>
    <w:rsid w:val="00AF508A"/>
    <w:rsid w:val="00AF5CB3"/>
    <w:rsid w:val="00AF5F2B"/>
    <w:rsid w:val="00AF7891"/>
    <w:rsid w:val="00B0075A"/>
    <w:rsid w:val="00B00A4C"/>
    <w:rsid w:val="00B01DE5"/>
    <w:rsid w:val="00B030AD"/>
    <w:rsid w:val="00B035E5"/>
    <w:rsid w:val="00B04080"/>
    <w:rsid w:val="00B04800"/>
    <w:rsid w:val="00B048D4"/>
    <w:rsid w:val="00B04C2C"/>
    <w:rsid w:val="00B0597D"/>
    <w:rsid w:val="00B067EE"/>
    <w:rsid w:val="00B101D7"/>
    <w:rsid w:val="00B10B81"/>
    <w:rsid w:val="00B11826"/>
    <w:rsid w:val="00B1185D"/>
    <w:rsid w:val="00B13CCE"/>
    <w:rsid w:val="00B13E75"/>
    <w:rsid w:val="00B14337"/>
    <w:rsid w:val="00B148A5"/>
    <w:rsid w:val="00B15418"/>
    <w:rsid w:val="00B17E09"/>
    <w:rsid w:val="00B20A24"/>
    <w:rsid w:val="00B20DBB"/>
    <w:rsid w:val="00B25AE0"/>
    <w:rsid w:val="00B278FC"/>
    <w:rsid w:val="00B30843"/>
    <w:rsid w:val="00B31844"/>
    <w:rsid w:val="00B3296E"/>
    <w:rsid w:val="00B3338D"/>
    <w:rsid w:val="00B3548D"/>
    <w:rsid w:val="00B35566"/>
    <w:rsid w:val="00B36C42"/>
    <w:rsid w:val="00B37475"/>
    <w:rsid w:val="00B37C0F"/>
    <w:rsid w:val="00B40757"/>
    <w:rsid w:val="00B40E63"/>
    <w:rsid w:val="00B4266B"/>
    <w:rsid w:val="00B42C9B"/>
    <w:rsid w:val="00B44FC6"/>
    <w:rsid w:val="00B4558A"/>
    <w:rsid w:val="00B45B5F"/>
    <w:rsid w:val="00B45BC3"/>
    <w:rsid w:val="00B50132"/>
    <w:rsid w:val="00B51522"/>
    <w:rsid w:val="00B51708"/>
    <w:rsid w:val="00B51CDE"/>
    <w:rsid w:val="00B51E69"/>
    <w:rsid w:val="00B52351"/>
    <w:rsid w:val="00B5289A"/>
    <w:rsid w:val="00B52D93"/>
    <w:rsid w:val="00B54090"/>
    <w:rsid w:val="00B54193"/>
    <w:rsid w:val="00B54BC9"/>
    <w:rsid w:val="00B54E6C"/>
    <w:rsid w:val="00B559DA"/>
    <w:rsid w:val="00B57A65"/>
    <w:rsid w:val="00B57B0F"/>
    <w:rsid w:val="00B57E9D"/>
    <w:rsid w:val="00B60885"/>
    <w:rsid w:val="00B6278E"/>
    <w:rsid w:val="00B6399F"/>
    <w:rsid w:val="00B6529F"/>
    <w:rsid w:val="00B66FDC"/>
    <w:rsid w:val="00B67141"/>
    <w:rsid w:val="00B674D1"/>
    <w:rsid w:val="00B676E7"/>
    <w:rsid w:val="00B705E2"/>
    <w:rsid w:val="00B70C53"/>
    <w:rsid w:val="00B70D4A"/>
    <w:rsid w:val="00B73427"/>
    <w:rsid w:val="00B75143"/>
    <w:rsid w:val="00B75734"/>
    <w:rsid w:val="00B7595D"/>
    <w:rsid w:val="00B770C1"/>
    <w:rsid w:val="00B7730F"/>
    <w:rsid w:val="00B80C54"/>
    <w:rsid w:val="00B81DB1"/>
    <w:rsid w:val="00B820EE"/>
    <w:rsid w:val="00B83E33"/>
    <w:rsid w:val="00B8648E"/>
    <w:rsid w:val="00B86A53"/>
    <w:rsid w:val="00B9064E"/>
    <w:rsid w:val="00B9208D"/>
    <w:rsid w:val="00B92A89"/>
    <w:rsid w:val="00B93DC1"/>
    <w:rsid w:val="00B9424A"/>
    <w:rsid w:val="00B95480"/>
    <w:rsid w:val="00B959AD"/>
    <w:rsid w:val="00B9773A"/>
    <w:rsid w:val="00B97EA0"/>
    <w:rsid w:val="00BA150A"/>
    <w:rsid w:val="00BA1F7A"/>
    <w:rsid w:val="00BA3D52"/>
    <w:rsid w:val="00BA3E20"/>
    <w:rsid w:val="00BA3EF4"/>
    <w:rsid w:val="00BA5677"/>
    <w:rsid w:val="00BA59F3"/>
    <w:rsid w:val="00BA6EF8"/>
    <w:rsid w:val="00BA7178"/>
    <w:rsid w:val="00BB095A"/>
    <w:rsid w:val="00BB1502"/>
    <w:rsid w:val="00BB2168"/>
    <w:rsid w:val="00BB2888"/>
    <w:rsid w:val="00BB2B42"/>
    <w:rsid w:val="00BB4515"/>
    <w:rsid w:val="00BB4B48"/>
    <w:rsid w:val="00BB64BC"/>
    <w:rsid w:val="00BC0000"/>
    <w:rsid w:val="00BC03B1"/>
    <w:rsid w:val="00BC1307"/>
    <w:rsid w:val="00BC19F6"/>
    <w:rsid w:val="00BC3724"/>
    <w:rsid w:val="00BC3897"/>
    <w:rsid w:val="00BC5DA4"/>
    <w:rsid w:val="00BC62A9"/>
    <w:rsid w:val="00BC72C9"/>
    <w:rsid w:val="00BC7910"/>
    <w:rsid w:val="00BD027E"/>
    <w:rsid w:val="00BD1374"/>
    <w:rsid w:val="00BD4303"/>
    <w:rsid w:val="00BD4D2B"/>
    <w:rsid w:val="00BD4EEA"/>
    <w:rsid w:val="00BD50F5"/>
    <w:rsid w:val="00BD510C"/>
    <w:rsid w:val="00BD5F01"/>
    <w:rsid w:val="00BE22B0"/>
    <w:rsid w:val="00BE4583"/>
    <w:rsid w:val="00BE46D5"/>
    <w:rsid w:val="00BE474D"/>
    <w:rsid w:val="00BE4D44"/>
    <w:rsid w:val="00BE6395"/>
    <w:rsid w:val="00BE7B56"/>
    <w:rsid w:val="00BF0084"/>
    <w:rsid w:val="00BF0C70"/>
    <w:rsid w:val="00BF15C9"/>
    <w:rsid w:val="00BF2843"/>
    <w:rsid w:val="00BF317B"/>
    <w:rsid w:val="00BF36F8"/>
    <w:rsid w:val="00BF4502"/>
    <w:rsid w:val="00C00028"/>
    <w:rsid w:val="00C0041F"/>
    <w:rsid w:val="00C01216"/>
    <w:rsid w:val="00C01F95"/>
    <w:rsid w:val="00C02B4C"/>
    <w:rsid w:val="00C0395E"/>
    <w:rsid w:val="00C04BEE"/>
    <w:rsid w:val="00C04FED"/>
    <w:rsid w:val="00C05029"/>
    <w:rsid w:val="00C0512B"/>
    <w:rsid w:val="00C05652"/>
    <w:rsid w:val="00C05D1E"/>
    <w:rsid w:val="00C0689F"/>
    <w:rsid w:val="00C06A64"/>
    <w:rsid w:val="00C074AA"/>
    <w:rsid w:val="00C1299A"/>
    <w:rsid w:val="00C145AE"/>
    <w:rsid w:val="00C1469F"/>
    <w:rsid w:val="00C155DB"/>
    <w:rsid w:val="00C16121"/>
    <w:rsid w:val="00C2005B"/>
    <w:rsid w:val="00C20E22"/>
    <w:rsid w:val="00C212F3"/>
    <w:rsid w:val="00C229BB"/>
    <w:rsid w:val="00C23017"/>
    <w:rsid w:val="00C23CB4"/>
    <w:rsid w:val="00C23E09"/>
    <w:rsid w:val="00C24D33"/>
    <w:rsid w:val="00C2544B"/>
    <w:rsid w:val="00C2571D"/>
    <w:rsid w:val="00C26BA9"/>
    <w:rsid w:val="00C314C2"/>
    <w:rsid w:val="00C316A4"/>
    <w:rsid w:val="00C321D3"/>
    <w:rsid w:val="00C33B4D"/>
    <w:rsid w:val="00C3607E"/>
    <w:rsid w:val="00C36EF7"/>
    <w:rsid w:val="00C37E78"/>
    <w:rsid w:val="00C40943"/>
    <w:rsid w:val="00C418A1"/>
    <w:rsid w:val="00C4218E"/>
    <w:rsid w:val="00C430A2"/>
    <w:rsid w:val="00C4359E"/>
    <w:rsid w:val="00C4382A"/>
    <w:rsid w:val="00C46088"/>
    <w:rsid w:val="00C50369"/>
    <w:rsid w:val="00C509A2"/>
    <w:rsid w:val="00C50AA3"/>
    <w:rsid w:val="00C52C2A"/>
    <w:rsid w:val="00C5448D"/>
    <w:rsid w:val="00C55835"/>
    <w:rsid w:val="00C567E2"/>
    <w:rsid w:val="00C606F8"/>
    <w:rsid w:val="00C6111D"/>
    <w:rsid w:val="00C62C57"/>
    <w:rsid w:val="00C62FE7"/>
    <w:rsid w:val="00C632C8"/>
    <w:rsid w:val="00C637BE"/>
    <w:rsid w:val="00C66257"/>
    <w:rsid w:val="00C675E9"/>
    <w:rsid w:val="00C67DA1"/>
    <w:rsid w:val="00C716E0"/>
    <w:rsid w:val="00C72604"/>
    <w:rsid w:val="00C72758"/>
    <w:rsid w:val="00C73E43"/>
    <w:rsid w:val="00C74C08"/>
    <w:rsid w:val="00C7503B"/>
    <w:rsid w:val="00C7602E"/>
    <w:rsid w:val="00C77554"/>
    <w:rsid w:val="00C8095E"/>
    <w:rsid w:val="00C80BA8"/>
    <w:rsid w:val="00C80C24"/>
    <w:rsid w:val="00C815DA"/>
    <w:rsid w:val="00C826C3"/>
    <w:rsid w:val="00C8334A"/>
    <w:rsid w:val="00C838AD"/>
    <w:rsid w:val="00C8395E"/>
    <w:rsid w:val="00C85C95"/>
    <w:rsid w:val="00C85E91"/>
    <w:rsid w:val="00C87D10"/>
    <w:rsid w:val="00C87D6C"/>
    <w:rsid w:val="00C913FB"/>
    <w:rsid w:val="00C91437"/>
    <w:rsid w:val="00C935FE"/>
    <w:rsid w:val="00C93945"/>
    <w:rsid w:val="00C9398D"/>
    <w:rsid w:val="00C95A01"/>
    <w:rsid w:val="00C97998"/>
    <w:rsid w:val="00CA0C17"/>
    <w:rsid w:val="00CA0FC0"/>
    <w:rsid w:val="00CA17CC"/>
    <w:rsid w:val="00CA4109"/>
    <w:rsid w:val="00CA42F4"/>
    <w:rsid w:val="00CA488E"/>
    <w:rsid w:val="00CA5E2C"/>
    <w:rsid w:val="00CA5FCE"/>
    <w:rsid w:val="00CA6A1F"/>
    <w:rsid w:val="00CA7A1D"/>
    <w:rsid w:val="00CB11D5"/>
    <w:rsid w:val="00CB323E"/>
    <w:rsid w:val="00CB32A7"/>
    <w:rsid w:val="00CB3352"/>
    <w:rsid w:val="00CB57CB"/>
    <w:rsid w:val="00CB5C01"/>
    <w:rsid w:val="00CB6487"/>
    <w:rsid w:val="00CB649D"/>
    <w:rsid w:val="00CB6586"/>
    <w:rsid w:val="00CB6732"/>
    <w:rsid w:val="00CB6DE4"/>
    <w:rsid w:val="00CB706B"/>
    <w:rsid w:val="00CB75B6"/>
    <w:rsid w:val="00CC0B2A"/>
    <w:rsid w:val="00CC10E4"/>
    <w:rsid w:val="00CC1900"/>
    <w:rsid w:val="00CC1D5B"/>
    <w:rsid w:val="00CC22F2"/>
    <w:rsid w:val="00CC30DE"/>
    <w:rsid w:val="00CC347C"/>
    <w:rsid w:val="00CC34D5"/>
    <w:rsid w:val="00CC3AB4"/>
    <w:rsid w:val="00CC42DA"/>
    <w:rsid w:val="00CC60FE"/>
    <w:rsid w:val="00CC6896"/>
    <w:rsid w:val="00CC77CE"/>
    <w:rsid w:val="00CC7BA1"/>
    <w:rsid w:val="00CD0F05"/>
    <w:rsid w:val="00CD1871"/>
    <w:rsid w:val="00CD1CC7"/>
    <w:rsid w:val="00CD269A"/>
    <w:rsid w:val="00CD2BEC"/>
    <w:rsid w:val="00CD30BE"/>
    <w:rsid w:val="00CD3174"/>
    <w:rsid w:val="00CD4471"/>
    <w:rsid w:val="00CD49C5"/>
    <w:rsid w:val="00CD4FBA"/>
    <w:rsid w:val="00CD5C4A"/>
    <w:rsid w:val="00CD6C07"/>
    <w:rsid w:val="00CD7766"/>
    <w:rsid w:val="00CE136A"/>
    <w:rsid w:val="00CE2102"/>
    <w:rsid w:val="00CE4ADA"/>
    <w:rsid w:val="00CE552B"/>
    <w:rsid w:val="00CE590B"/>
    <w:rsid w:val="00CE618A"/>
    <w:rsid w:val="00CE6712"/>
    <w:rsid w:val="00CE6A70"/>
    <w:rsid w:val="00CF0042"/>
    <w:rsid w:val="00CF263B"/>
    <w:rsid w:val="00CF2B97"/>
    <w:rsid w:val="00CF3B1C"/>
    <w:rsid w:val="00CF446A"/>
    <w:rsid w:val="00CF4D8D"/>
    <w:rsid w:val="00CF563C"/>
    <w:rsid w:val="00CF65BA"/>
    <w:rsid w:val="00D01D6F"/>
    <w:rsid w:val="00D029B6"/>
    <w:rsid w:val="00D02FBD"/>
    <w:rsid w:val="00D0330F"/>
    <w:rsid w:val="00D039E3"/>
    <w:rsid w:val="00D056B2"/>
    <w:rsid w:val="00D05F7D"/>
    <w:rsid w:val="00D06108"/>
    <w:rsid w:val="00D07FA5"/>
    <w:rsid w:val="00D11056"/>
    <w:rsid w:val="00D14593"/>
    <w:rsid w:val="00D15AE0"/>
    <w:rsid w:val="00D17405"/>
    <w:rsid w:val="00D203BF"/>
    <w:rsid w:val="00D20912"/>
    <w:rsid w:val="00D23444"/>
    <w:rsid w:val="00D2567E"/>
    <w:rsid w:val="00D25EB0"/>
    <w:rsid w:val="00D26116"/>
    <w:rsid w:val="00D30FEF"/>
    <w:rsid w:val="00D31587"/>
    <w:rsid w:val="00D34E22"/>
    <w:rsid w:val="00D369AD"/>
    <w:rsid w:val="00D37690"/>
    <w:rsid w:val="00D37E9A"/>
    <w:rsid w:val="00D43112"/>
    <w:rsid w:val="00D4329B"/>
    <w:rsid w:val="00D432A8"/>
    <w:rsid w:val="00D445A4"/>
    <w:rsid w:val="00D44D94"/>
    <w:rsid w:val="00D44F40"/>
    <w:rsid w:val="00D459F8"/>
    <w:rsid w:val="00D46590"/>
    <w:rsid w:val="00D474E4"/>
    <w:rsid w:val="00D501B5"/>
    <w:rsid w:val="00D50DCD"/>
    <w:rsid w:val="00D5196A"/>
    <w:rsid w:val="00D51FE0"/>
    <w:rsid w:val="00D53E17"/>
    <w:rsid w:val="00D54715"/>
    <w:rsid w:val="00D565DE"/>
    <w:rsid w:val="00D56A12"/>
    <w:rsid w:val="00D628F1"/>
    <w:rsid w:val="00D63561"/>
    <w:rsid w:val="00D6397A"/>
    <w:rsid w:val="00D64611"/>
    <w:rsid w:val="00D6653B"/>
    <w:rsid w:val="00D67F1C"/>
    <w:rsid w:val="00D7029A"/>
    <w:rsid w:val="00D72DBE"/>
    <w:rsid w:val="00D737D0"/>
    <w:rsid w:val="00D7712B"/>
    <w:rsid w:val="00D77208"/>
    <w:rsid w:val="00D77556"/>
    <w:rsid w:val="00D7768D"/>
    <w:rsid w:val="00D8057C"/>
    <w:rsid w:val="00D81079"/>
    <w:rsid w:val="00D8127C"/>
    <w:rsid w:val="00D8236E"/>
    <w:rsid w:val="00D8250F"/>
    <w:rsid w:val="00D8303A"/>
    <w:rsid w:val="00D830B6"/>
    <w:rsid w:val="00D8392E"/>
    <w:rsid w:val="00D8433C"/>
    <w:rsid w:val="00D84591"/>
    <w:rsid w:val="00D8478F"/>
    <w:rsid w:val="00D84AFE"/>
    <w:rsid w:val="00D85273"/>
    <w:rsid w:val="00D854B4"/>
    <w:rsid w:val="00D85DBC"/>
    <w:rsid w:val="00D917B1"/>
    <w:rsid w:val="00D9249C"/>
    <w:rsid w:val="00D938C0"/>
    <w:rsid w:val="00D94341"/>
    <w:rsid w:val="00D9523E"/>
    <w:rsid w:val="00D967A6"/>
    <w:rsid w:val="00D9753A"/>
    <w:rsid w:val="00DA0DEE"/>
    <w:rsid w:val="00DA1795"/>
    <w:rsid w:val="00DA24E9"/>
    <w:rsid w:val="00DA3FBE"/>
    <w:rsid w:val="00DA757F"/>
    <w:rsid w:val="00DA7BCE"/>
    <w:rsid w:val="00DA7E70"/>
    <w:rsid w:val="00DB10E1"/>
    <w:rsid w:val="00DB1A28"/>
    <w:rsid w:val="00DB1A5D"/>
    <w:rsid w:val="00DB1B10"/>
    <w:rsid w:val="00DB1CCF"/>
    <w:rsid w:val="00DB1E5D"/>
    <w:rsid w:val="00DB1F1B"/>
    <w:rsid w:val="00DB267A"/>
    <w:rsid w:val="00DB4450"/>
    <w:rsid w:val="00DB54BC"/>
    <w:rsid w:val="00DB6876"/>
    <w:rsid w:val="00DB70C6"/>
    <w:rsid w:val="00DC1014"/>
    <w:rsid w:val="00DC2DC5"/>
    <w:rsid w:val="00DC2EDA"/>
    <w:rsid w:val="00DC47F7"/>
    <w:rsid w:val="00DC4A2F"/>
    <w:rsid w:val="00DC61F7"/>
    <w:rsid w:val="00DD0CC8"/>
    <w:rsid w:val="00DD195C"/>
    <w:rsid w:val="00DD1B1A"/>
    <w:rsid w:val="00DD2A1C"/>
    <w:rsid w:val="00DD2A32"/>
    <w:rsid w:val="00DD4862"/>
    <w:rsid w:val="00DD58A8"/>
    <w:rsid w:val="00DD7969"/>
    <w:rsid w:val="00DD7FA6"/>
    <w:rsid w:val="00DE0691"/>
    <w:rsid w:val="00DE0BA7"/>
    <w:rsid w:val="00DE344B"/>
    <w:rsid w:val="00DE3942"/>
    <w:rsid w:val="00DE3D0A"/>
    <w:rsid w:val="00DE4E44"/>
    <w:rsid w:val="00DE6605"/>
    <w:rsid w:val="00DE759E"/>
    <w:rsid w:val="00DE79CD"/>
    <w:rsid w:val="00DF336C"/>
    <w:rsid w:val="00DF34F6"/>
    <w:rsid w:val="00DF38A8"/>
    <w:rsid w:val="00DF3A3F"/>
    <w:rsid w:val="00DF3A81"/>
    <w:rsid w:val="00DF3BD8"/>
    <w:rsid w:val="00DF4308"/>
    <w:rsid w:val="00DF5EC3"/>
    <w:rsid w:val="00DF738B"/>
    <w:rsid w:val="00DF740A"/>
    <w:rsid w:val="00DF75E2"/>
    <w:rsid w:val="00DF780A"/>
    <w:rsid w:val="00E000DE"/>
    <w:rsid w:val="00E00926"/>
    <w:rsid w:val="00E01446"/>
    <w:rsid w:val="00E02C53"/>
    <w:rsid w:val="00E03B44"/>
    <w:rsid w:val="00E03FA9"/>
    <w:rsid w:val="00E04581"/>
    <w:rsid w:val="00E0553F"/>
    <w:rsid w:val="00E055E2"/>
    <w:rsid w:val="00E06748"/>
    <w:rsid w:val="00E1086E"/>
    <w:rsid w:val="00E10E9E"/>
    <w:rsid w:val="00E10FA5"/>
    <w:rsid w:val="00E10FAB"/>
    <w:rsid w:val="00E11D66"/>
    <w:rsid w:val="00E13E8F"/>
    <w:rsid w:val="00E16C82"/>
    <w:rsid w:val="00E209B9"/>
    <w:rsid w:val="00E21CF5"/>
    <w:rsid w:val="00E2204E"/>
    <w:rsid w:val="00E23246"/>
    <w:rsid w:val="00E23EEA"/>
    <w:rsid w:val="00E23F52"/>
    <w:rsid w:val="00E24001"/>
    <w:rsid w:val="00E267E9"/>
    <w:rsid w:val="00E26927"/>
    <w:rsid w:val="00E30FF3"/>
    <w:rsid w:val="00E31018"/>
    <w:rsid w:val="00E31028"/>
    <w:rsid w:val="00E31E97"/>
    <w:rsid w:val="00E34501"/>
    <w:rsid w:val="00E34D91"/>
    <w:rsid w:val="00E34EFF"/>
    <w:rsid w:val="00E35BCF"/>
    <w:rsid w:val="00E4105E"/>
    <w:rsid w:val="00E42BC1"/>
    <w:rsid w:val="00E42CF3"/>
    <w:rsid w:val="00E43101"/>
    <w:rsid w:val="00E44060"/>
    <w:rsid w:val="00E471B3"/>
    <w:rsid w:val="00E50182"/>
    <w:rsid w:val="00E5061D"/>
    <w:rsid w:val="00E51804"/>
    <w:rsid w:val="00E5183F"/>
    <w:rsid w:val="00E52884"/>
    <w:rsid w:val="00E52F8C"/>
    <w:rsid w:val="00E54FCB"/>
    <w:rsid w:val="00E55431"/>
    <w:rsid w:val="00E555E6"/>
    <w:rsid w:val="00E566D9"/>
    <w:rsid w:val="00E57161"/>
    <w:rsid w:val="00E57767"/>
    <w:rsid w:val="00E57C5B"/>
    <w:rsid w:val="00E6097F"/>
    <w:rsid w:val="00E61A8E"/>
    <w:rsid w:val="00E6428B"/>
    <w:rsid w:val="00E642D7"/>
    <w:rsid w:val="00E65D43"/>
    <w:rsid w:val="00E66134"/>
    <w:rsid w:val="00E71B22"/>
    <w:rsid w:val="00E71E60"/>
    <w:rsid w:val="00E72F56"/>
    <w:rsid w:val="00E74151"/>
    <w:rsid w:val="00E74AA1"/>
    <w:rsid w:val="00E7527A"/>
    <w:rsid w:val="00E756ED"/>
    <w:rsid w:val="00E76352"/>
    <w:rsid w:val="00E7663C"/>
    <w:rsid w:val="00E775D4"/>
    <w:rsid w:val="00E824DC"/>
    <w:rsid w:val="00E825F0"/>
    <w:rsid w:val="00E82A1C"/>
    <w:rsid w:val="00E83D06"/>
    <w:rsid w:val="00E841E2"/>
    <w:rsid w:val="00E857EC"/>
    <w:rsid w:val="00E85984"/>
    <w:rsid w:val="00E86E7B"/>
    <w:rsid w:val="00E87D73"/>
    <w:rsid w:val="00E87FA7"/>
    <w:rsid w:val="00E9204C"/>
    <w:rsid w:val="00E92715"/>
    <w:rsid w:val="00E9368E"/>
    <w:rsid w:val="00E969A6"/>
    <w:rsid w:val="00EA06BB"/>
    <w:rsid w:val="00EA0C13"/>
    <w:rsid w:val="00EA0CD2"/>
    <w:rsid w:val="00EA0E9E"/>
    <w:rsid w:val="00EA1CD6"/>
    <w:rsid w:val="00EA2965"/>
    <w:rsid w:val="00EA2AD7"/>
    <w:rsid w:val="00EA3156"/>
    <w:rsid w:val="00EA343C"/>
    <w:rsid w:val="00EA437B"/>
    <w:rsid w:val="00EA4D30"/>
    <w:rsid w:val="00EA7072"/>
    <w:rsid w:val="00EB01E0"/>
    <w:rsid w:val="00EB0845"/>
    <w:rsid w:val="00EB135E"/>
    <w:rsid w:val="00EB14D9"/>
    <w:rsid w:val="00EB1AF0"/>
    <w:rsid w:val="00EB2AEB"/>
    <w:rsid w:val="00EB2F34"/>
    <w:rsid w:val="00EB47EB"/>
    <w:rsid w:val="00EB4841"/>
    <w:rsid w:val="00EB5DE5"/>
    <w:rsid w:val="00EB62D7"/>
    <w:rsid w:val="00EC04D1"/>
    <w:rsid w:val="00ED01F4"/>
    <w:rsid w:val="00ED246A"/>
    <w:rsid w:val="00ED35D2"/>
    <w:rsid w:val="00ED4BE9"/>
    <w:rsid w:val="00ED4DBE"/>
    <w:rsid w:val="00ED7D1A"/>
    <w:rsid w:val="00EE0EE0"/>
    <w:rsid w:val="00EE5194"/>
    <w:rsid w:val="00EE5667"/>
    <w:rsid w:val="00EE58B3"/>
    <w:rsid w:val="00EE5DA4"/>
    <w:rsid w:val="00EE60FD"/>
    <w:rsid w:val="00EE6E50"/>
    <w:rsid w:val="00EE7771"/>
    <w:rsid w:val="00EF1396"/>
    <w:rsid w:val="00EF1A4A"/>
    <w:rsid w:val="00EF31A7"/>
    <w:rsid w:val="00EF5425"/>
    <w:rsid w:val="00EF5B6D"/>
    <w:rsid w:val="00EF6FD8"/>
    <w:rsid w:val="00EF7928"/>
    <w:rsid w:val="00F001BA"/>
    <w:rsid w:val="00F003BE"/>
    <w:rsid w:val="00F00BC9"/>
    <w:rsid w:val="00F02E37"/>
    <w:rsid w:val="00F03494"/>
    <w:rsid w:val="00F03BD3"/>
    <w:rsid w:val="00F04084"/>
    <w:rsid w:val="00F045C7"/>
    <w:rsid w:val="00F05FB9"/>
    <w:rsid w:val="00F06573"/>
    <w:rsid w:val="00F066F3"/>
    <w:rsid w:val="00F06FE2"/>
    <w:rsid w:val="00F070B4"/>
    <w:rsid w:val="00F07A11"/>
    <w:rsid w:val="00F10493"/>
    <w:rsid w:val="00F127D7"/>
    <w:rsid w:val="00F12CAD"/>
    <w:rsid w:val="00F145D1"/>
    <w:rsid w:val="00F147B2"/>
    <w:rsid w:val="00F15524"/>
    <w:rsid w:val="00F16053"/>
    <w:rsid w:val="00F16906"/>
    <w:rsid w:val="00F171F4"/>
    <w:rsid w:val="00F174FE"/>
    <w:rsid w:val="00F20060"/>
    <w:rsid w:val="00F20D4F"/>
    <w:rsid w:val="00F21DCF"/>
    <w:rsid w:val="00F228F4"/>
    <w:rsid w:val="00F24DC6"/>
    <w:rsid w:val="00F25171"/>
    <w:rsid w:val="00F2654D"/>
    <w:rsid w:val="00F26B53"/>
    <w:rsid w:val="00F27104"/>
    <w:rsid w:val="00F30306"/>
    <w:rsid w:val="00F30D08"/>
    <w:rsid w:val="00F32AC4"/>
    <w:rsid w:val="00F32E72"/>
    <w:rsid w:val="00F33FF2"/>
    <w:rsid w:val="00F34ADD"/>
    <w:rsid w:val="00F36784"/>
    <w:rsid w:val="00F36C8E"/>
    <w:rsid w:val="00F37420"/>
    <w:rsid w:val="00F37DAD"/>
    <w:rsid w:val="00F4079C"/>
    <w:rsid w:val="00F42B4F"/>
    <w:rsid w:val="00F43B72"/>
    <w:rsid w:val="00F46113"/>
    <w:rsid w:val="00F46A11"/>
    <w:rsid w:val="00F47004"/>
    <w:rsid w:val="00F50177"/>
    <w:rsid w:val="00F5050A"/>
    <w:rsid w:val="00F509EF"/>
    <w:rsid w:val="00F51E81"/>
    <w:rsid w:val="00F52566"/>
    <w:rsid w:val="00F538F8"/>
    <w:rsid w:val="00F541B5"/>
    <w:rsid w:val="00F55CE3"/>
    <w:rsid w:val="00F5658E"/>
    <w:rsid w:val="00F57AD0"/>
    <w:rsid w:val="00F6089B"/>
    <w:rsid w:val="00F60A6D"/>
    <w:rsid w:val="00F60CB7"/>
    <w:rsid w:val="00F60CDB"/>
    <w:rsid w:val="00F613A3"/>
    <w:rsid w:val="00F6148A"/>
    <w:rsid w:val="00F619EF"/>
    <w:rsid w:val="00F61E83"/>
    <w:rsid w:val="00F6329E"/>
    <w:rsid w:val="00F6330A"/>
    <w:rsid w:val="00F63836"/>
    <w:rsid w:val="00F6386F"/>
    <w:rsid w:val="00F63DFE"/>
    <w:rsid w:val="00F651C1"/>
    <w:rsid w:val="00F6613B"/>
    <w:rsid w:val="00F71DDB"/>
    <w:rsid w:val="00F73385"/>
    <w:rsid w:val="00F73F63"/>
    <w:rsid w:val="00F74C36"/>
    <w:rsid w:val="00F75FBE"/>
    <w:rsid w:val="00F76D2F"/>
    <w:rsid w:val="00F77F15"/>
    <w:rsid w:val="00F80C4D"/>
    <w:rsid w:val="00F815EB"/>
    <w:rsid w:val="00F81708"/>
    <w:rsid w:val="00F82933"/>
    <w:rsid w:val="00F82E3A"/>
    <w:rsid w:val="00F8347B"/>
    <w:rsid w:val="00F83C04"/>
    <w:rsid w:val="00F84C1A"/>
    <w:rsid w:val="00F857B4"/>
    <w:rsid w:val="00F86E0D"/>
    <w:rsid w:val="00F873D6"/>
    <w:rsid w:val="00F90129"/>
    <w:rsid w:val="00F90246"/>
    <w:rsid w:val="00F92FFD"/>
    <w:rsid w:val="00F941CC"/>
    <w:rsid w:val="00F944A6"/>
    <w:rsid w:val="00F95221"/>
    <w:rsid w:val="00F95A96"/>
    <w:rsid w:val="00F970D8"/>
    <w:rsid w:val="00F97359"/>
    <w:rsid w:val="00F977DD"/>
    <w:rsid w:val="00FA1BFE"/>
    <w:rsid w:val="00FA222E"/>
    <w:rsid w:val="00FA3967"/>
    <w:rsid w:val="00FA3AFA"/>
    <w:rsid w:val="00FA41B2"/>
    <w:rsid w:val="00FA6155"/>
    <w:rsid w:val="00FA7157"/>
    <w:rsid w:val="00FA7970"/>
    <w:rsid w:val="00FB14C0"/>
    <w:rsid w:val="00FB5C96"/>
    <w:rsid w:val="00FC13F5"/>
    <w:rsid w:val="00FC25AD"/>
    <w:rsid w:val="00FC263A"/>
    <w:rsid w:val="00FC33E2"/>
    <w:rsid w:val="00FC3DF9"/>
    <w:rsid w:val="00FC426C"/>
    <w:rsid w:val="00FC4A8E"/>
    <w:rsid w:val="00FC6428"/>
    <w:rsid w:val="00FC74A1"/>
    <w:rsid w:val="00FC76BC"/>
    <w:rsid w:val="00FC7C17"/>
    <w:rsid w:val="00FD0D5B"/>
    <w:rsid w:val="00FD5A7E"/>
    <w:rsid w:val="00FD6A88"/>
    <w:rsid w:val="00FD7407"/>
    <w:rsid w:val="00FD7F63"/>
    <w:rsid w:val="00FE012B"/>
    <w:rsid w:val="00FE06E6"/>
    <w:rsid w:val="00FE09C6"/>
    <w:rsid w:val="00FE110F"/>
    <w:rsid w:val="00FE11A8"/>
    <w:rsid w:val="00FE1345"/>
    <w:rsid w:val="00FE202C"/>
    <w:rsid w:val="00FE323C"/>
    <w:rsid w:val="00FE4509"/>
    <w:rsid w:val="00FE4D30"/>
    <w:rsid w:val="00FE6274"/>
    <w:rsid w:val="00FE6981"/>
    <w:rsid w:val="00FE6F67"/>
    <w:rsid w:val="00FF06E1"/>
    <w:rsid w:val="00FF248C"/>
    <w:rsid w:val="00FF4732"/>
    <w:rsid w:val="00FF5236"/>
    <w:rsid w:val="00FF7C20"/>
    <w:rsid w:val="00FF7E36"/>
    <w:rsid w:val="2649E9B2"/>
    <w:rsid w:val="4B5FC726"/>
    <w:rsid w:val="528EE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369DBA"/>
  <w15:docId w15:val="{46C86158-C6A2-44F6-AF75-1BCD50090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3B1C"/>
    <w:pPr>
      <w:widowControl w:val="0"/>
      <w:spacing w:after="0" w:line="240" w:lineRule="atLeast"/>
    </w:pPr>
    <w:rPr>
      <w:rFonts w:ascii="Times New Roman" w:eastAsia="Calibri" w:hAnsi="Times New Roman" w:cs="Times New Roman"/>
      <w:sz w:val="20"/>
      <w:szCs w:val="20"/>
    </w:rPr>
  </w:style>
  <w:style w:type="paragraph" w:styleId="Heading1">
    <w:name w:val="heading 1"/>
    <w:basedOn w:val="Normal"/>
    <w:link w:val="Heading1Char"/>
    <w:uiPriority w:val="9"/>
    <w:qFormat/>
    <w:rsid w:val="008C516C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link w:val="Heading2Char"/>
    <w:uiPriority w:val="9"/>
    <w:qFormat/>
    <w:rsid w:val="008C516C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link w:val="Heading3Char"/>
    <w:uiPriority w:val="9"/>
    <w:qFormat/>
    <w:rsid w:val="008C516C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link w:val="Heading4Char"/>
    <w:uiPriority w:val="9"/>
    <w:qFormat/>
    <w:rsid w:val="008C516C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link w:val="Heading5Char"/>
    <w:uiPriority w:val="99"/>
    <w:qFormat/>
    <w:rsid w:val="008C516C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link w:val="Heading6Char"/>
    <w:uiPriority w:val="99"/>
    <w:qFormat/>
    <w:rsid w:val="008C516C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link w:val="Heading7Char"/>
    <w:uiPriority w:val="99"/>
    <w:qFormat/>
    <w:rsid w:val="008C516C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link w:val="Heading8Char"/>
    <w:uiPriority w:val="99"/>
    <w:qFormat/>
    <w:rsid w:val="008C516C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link w:val="Heading9Char"/>
    <w:uiPriority w:val="99"/>
    <w:qFormat/>
    <w:rsid w:val="008C516C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516C"/>
    <w:rPr>
      <w:rFonts w:ascii="Arial" w:eastAsia="Calibri" w:hAnsi="Arial" w:cs="Times New Roman"/>
      <w:b/>
      <w:sz w:val="24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C516C"/>
    <w:rPr>
      <w:rFonts w:ascii="Arial" w:eastAsia="Calibri" w:hAnsi="Arial" w:cs="Times New Roman"/>
      <w:b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8C516C"/>
    <w:rPr>
      <w:rFonts w:ascii="Arial" w:eastAsia="Calibri" w:hAnsi="Arial" w:cs="Times New Roman"/>
      <w:i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8C516C"/>
    <w:rPr>
      <w:rFonts w:ascii="Arial" w:eastAsia="Calibri" w:hAnsi="Arial" w:cs="Times New Roman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9"/>
    <w:rsid w:val="008C516C"/>
    <w:rPr>
      <w:rFonts w:ascii="Times New Roman" w:eastAsia="Calibri" w:hAnsi="Times New Roman" w:cs="Times New Roman"/>
      <w:szCs w:val="20"/>
    </w:rPr>
  </w:style>
  <w:style w:type="character" w:customStyle="1" w:styleId="Heading6Char">
    <w:name w:val="Heading 6 Char"/>
    <w:basedOn w:val="DefaultParagraphFont"/>
    <w:link w:val="Heading6"/>
    <w:uiPriority w:val="99"/>
    <w:rsid w:val="008C516C"/>
    <w:rPr>
      <w:rFonts w:ascii="Times New Roman" w:eastAsia="Calibri" w:hAnsi="Times New Roman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uiPriority w:val="99"/>
    <w:rsid w:val="008C516C"/>
    <w:rPr>
      <w:rFonts w:ascii="Times New Roman" w:eastAsia="Calibri" w:hAnsi="Times New Roman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9"/>
    <w:rsid w:val="008C516C"/>
    <w:rPr>
      <w:rFonts w:ascii="Times New Roman" w:eastAsia="Calibri" w:hAnsi="Times New Roman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9"/>
    <w:rsid w:val="008C516C"/>
    <w:rPr>
      <w:rFonts w:ascii="Times New Roman" w:eastAsia="Calibri" w:hAnsi="Times New Roman" w:cs="Times New Roman"/>
      <w:b/>
      <w:i/>
      <w:sz w:val="18"/>
      <w:szCs w:val="20"/>
    </w:rPr>
  </w:style>
  <w:style w:type="paragraph" w:customStyle="1" w:styleId="ChartHeaderInformation">
    <w:name w:val="Chart Header Information"/>
    <w:basedOn w:val="Normal"/>
    <w:qFormat/>
    <w:rsid w:val="008C516C"/>
    <w:pPr>
      <w:framePr w:hSpace="180" w:wrap="around" w:vAnchor="page" w:hAnchor="margin" w:y="2266"/>
      <w:widowControl/>
      <w:spacing w:before="120" w:after="120" w:line="240" w:lineRule="auto"/>
      <w:jc w:val="center"/>
    </w:pPr>
    <w:rPr>
      <w:rFonts w:ascii="Cambria" w:hAnsi="Cambria"/>
      <w:b/>
      <w:color w:val="0066CC"/>
      <w:sz w:val="22"/>
      <w:szCs w:val="22"/>
    </w:rPr>
  </w:style>
  <w:style w:type="paragraph" w:customStyle="1" w:styleId="ChartBodyCopy">
    <w:name w:val="Chart Body Copy"/>
    <w:basedOn w:val="Normal"/>
    <w:qFormat/>
    <w:rsid w:val="008C516C"/>
    <w:pPr>
      <w:widowControl/>
      <w:spacing w:before="60" w:after="60" w:line="252" w:lineRule="auto"/>
    </w:pPr>
    <w:rPr>
      <w:rFonts w:ascii="Calibri" w:hAnsi="Calibri"/>
      <w:color w:val="000000"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C516C"/>
    <w:pPr>
      <w:keepLines/>
      <w:widowControl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74577A"/>
    <w:pPr>
      <w:tabs>
        <w:tab w:val="left" w:pos="400"/>
        <w:tab w:val="right" w:leader="dot" w:pos="935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8C516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516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516C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C516C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516C"/>
    <w:rPr>
      <w:rFonts w:ascii="Times New Roman" w:eastAsia="Calibri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8C516C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516C"/>
    <w:rPr>
      <w:rFonts w:ascii="Times New Roman" w:eastAsia="Calibri" w:hAnsi="Times New Roman" w:cs="Times New Roman"/>
      <w:sz w:val="20"/>
      <w:szCs w:val="20"/>
    </w:rPr>
  </w:style>
  <w:style w:type="paragraph" w:customStyle="1" w:styleId="Instruction">
    <w:name w:val="Instruction"/>
    <w:basedOn w:val="Normal"/>
    <w:link w:val="InstructionChar"/>
    <w:rsid w:val="008C516C"/>
    <w:pPr>
      <w:widowControl/>
      <w:spacing w:line="240" w:lineRule="auto"/>
      <w:jc w:val="both"/>
    </w:pPr>
    <w:rPr>
      <w:rFonts w:ascii="Calibri" w:eastAsia="Times New Roman" w:hAnsi="Calibri" w:cs="Arial"/>
      <w:i/>
      <w:color w:val="1F497D"/>
      <w:sz w:val="22"/>
      <w:szCs w:val="24"/>
      <w:lang w:val="en-CA"/>
    </w:rPr>
  </w:style>
  <w:style w:type="character" w:customStyle="1" w:styleId="InstructionChar">
    <w:name w:val="Instruction Char"/>
    <w:link w:val="Instruction"/>
    <w:rsid w:val="008C516C"/>
    <w:rPr>
      <w:rFonts w:ascii="Calibri" w:eastAsia="Times New Roman" w:hAnsi="Calibri" w:cs="Arial"/>
      <w:i/>
      <w:color w:val="1F497D"/>
      <w:szCs w:val="24"/>
      <w:lang w:val="en-CA"/>
    </w:rPr>
  </w:style>
  <w:style w:type="paragraph" w:styleId="ListNumber">
    <w:name w:val="List Number"/>
    <w:basedOn w:val="Normal"/>
    <w:unhideWhenUsed/>
    <w:rsid w:val="008C516C"/>
    <w:pPr>
      <w:widowControl/>
      <w:numPr>
        <w:numId w:val="2"/>
      </w:numPr>
      <w:tabs>
        <w:tab w:val="clear" w:pos="360"/>
        <w:tab w:val="num" w:pos="990"/>
      </w:tabs>
      <w:spacing w:before="120" w:after="120" w:line="240" w:lineRule="auto"/>
      <w:ind w:left="990"/>
      <w:contextualSpacing/>
    </w:pPr>
    <w:rPr>
      <w:rFonts w:ascii="Calibri" w:hAnsi="Calibri"/>
      <w:sz w:val="22"/>
      <w:szCs w:val="22"/>
    </w:rPr>
  </w:style>
  <w:style w:type="paragraph" w:customStyle="1" w:styleId="TemplateInstructions">
    <w:name w:val="Template Instructions"/>
    <w:basedOn w:val="NoSpacing"/>
    <w:qFormat/>
    <w:rsid w:val="008C516C"/>
    <w:pPr>
      <w:widowControl/>
      <w:spacing w:before="120"/>
      <w:ind w:left="720" w:right="720"/>
    </w:pPr>
    <w:rPr>
      <w:rFonts w:ascii="Cambria" w:hAnsi="Cambria" w:cs="Tw Cen MT"/>
      <w:i/>
      <w:color w:val="000000"/>
      <w:sz w:val="22"/>
      <w:szCs w:val="23"/>
    </w:rPr>
  </w:style>
  <w:style w:type="paragraph" w:styleId="NoSpacing">
    <w:name w:val="No Spacing"/>
    <w:uiPriority w:val="1"/>
    <w:qFormat/>
    <w:rsid w:val="008C516C"/>
    <w:pPr>
      <w:widowControl w:val="0"/>
      <w:spacing w:after="0" w:line="240" w:lineRule="auto"/>
    </w:pPr>
    <w:rPr>
      <w:rFonts w:ascii="Times New Roman" w:eastAsia="Calibri" w:hAnsi="Times New Roman" w:cs="Times New Roman"/>
      <w:sz w:val="20"/>
      <w:szCs w:val="20"/>
    </w:rPr>
  </w:style>
  <w:style w:type="paragraph" w:styleId="BodyText">
    <w:name w:val="Body Text"/>
    <w:basedOn w:val="Normal"/>
    <w:link w:val="BodyTextChar"/>
    <w:rsid w:val="008C516C"/>
    <w:pPr>
      <w:keepLines/>
      <w:spacing w:after="120"/>
      <w:ind w:left="720"/>
    </w:pPr>
  </w:style>
  <w:style w:type="character" w:customStyle="1" w:styleId="BodyTextChar">
    <w:name w:val="Body Text Char"/>
    <w:basedOn w:val="DefaultParagraphFont"/>
    <w:link w:val="BodyText"/>
    <w:rsid w:val="008C516C"/>
    <w:rPr>
      <w:rFonts w:ascii="Times New Roman" w:eastAsia="Calibri" w:hAnsi="Times New Roman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8C516C"/>
    <w:pPr>
      <w:widowControl/>
      <w:spacing w:line="240" w:lineRule="auto"/>
      <w:ind w:left="720"/>
      <w:contextualSpacing/>
    </w:pPr>
    <w:rPr>
      <w:rFonts w:eastAsia="Times New Roman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FA7157"/>
    <w:pPr>
      <w:tabs>
        <w:tab w:val="left" w:pos="880"/>
        <w:tab w:val="left" w:pos="1260"/>
        <w:tab w:val="right" w:leader="dot" w:pos="9350"/>
      </w:tabs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AB1D91"/>
    <w:pPr>
      <w:spacing w:after="100"/>
      <w:ind w:left="400"/>
    </w:pPr>
  </w:style>
  <w:style w:type="character" w:styleId="FollowedHyperlink">
    <w:name w:val="FollowedHyperlink"/>
    <w:basedOn w:val="DefaultParagraphFont"/>
    <w:uiPriority w:val="99"/>
    <w:semiHidden/>
    <w:unhideWhenUsed/>
    <w:rsid w:val="00801114"/>
    <w:rPr>
      <w:color w:val="800080" w:themeColor="followed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111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0111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customStyle="1" w:styleId="Hints">
    <w:name w:val="Hints"/>
    <w:basedOn w:val="Normal"/>
    <w:link w:val="HintsChar"/>
    <w:rsid w:val="00E055E2"/>
    <w:pPr>
      <w:widowControl/>
      <w:spacing w:line="240" w:lineRule="auto"/>
    </w:pPr>
    <w:rPr>
      <w:rFonts w:ascii="Arial" w:eastAsia="Times New Roman" w:hAnsi="Arial"/>
      <w:color w:val="5F5F5F"/>
    </w:rPr>
  </w:style>
  <w:style w:type="character" w:customStyle="1" w:styleId="HintsChar">
    <w:name w:val="Hints Char"/>
    <w:basedOn w:val="DefaultParagraphFont"/>
    <w:link w:val="Hints"/>
    <w:rsid w:val="00E055E2"/>
    <w:rPr>
      <w:rFonts w:ascii="Arial" w:eastAsia="Times New Roman" w:hAnsi="Arial" w:cs="Times New Roman"/>
      <w:color w:val="5F5F5F"/>
      <w:sz w:val="20"/>
      <w:szCs w:val="20"/>
    </w:rPr>
  </w:style>
  <w:style w:type="paragraph" w:styleId="PlainText">
    <w:name w:val="Plain Text"/>
    <w:basedOn w:val="Normal"/>
    <w:link w:val="PlainTextChar"/>
    <w:uiPriority w:val="99"/>
    <w:unhideWhenUsed/>
    <w:rsid w:val="006100AC"/>
    <w:pPr>
      <w:widowControl/>
      <w:spacing w:line="240" w:lineRule="auto"/>
    </w:pPr>
    <w:rPr>
      <w:rFonts w:ascii="Calibri" w:eastAsiaTheme="minorHAnsi" w:hAnsi="Calibri"/>
      <w:sz w:val="22"/>
      <w:szCs w:val="22"/>
    </w:rPr>
  </w:style>
  <w:style w:type="character" w:customStyle="1" w:styleId="PlainTextChar">
    <w:name w:val="Plain Text Char"/>
    <w:basedOn w:val="DefaultParagraphFont"/>
    <w:link w:val="PlainText"/>
    <w:uiPriority w:val="99"/>
    <w:rsid w:val="006100AC"/>
    <w:rPr>
      <w:rFonts w:ascii="Calibri" w:hAnsi="Calibri" w:cs="Times New Roman"/>
    </w:rPr>
  </w:style>
  <w:style w:type="paragraph" w:customStyle="1" w:styleId="xl65">
    <w:name w:val="xl65"/>
    <w:basedOn w:val="Normal"/>
    <w:rsid w:val="00370BB1"/>
    <w:pPr>
      <w:widowControl/>
      <w:shd w:val="clear" w:color="000000" w:fill="4F6228"/>
      <w:spacing w:before="100" w:beforeAutospacing="1" w:after="100" w:afterAutospacing="1" w:line="240" w:lineRule="auto"/>
    </w:pPr>
    <w:rPr>
      <w:rFonts w:eastAsia="Times New Roman"/>
      <w:color w:val="FFFFFF"/>
      <w:sz w:val="24"/>
      <w:szCs w:val="24"/>
    </w:rPr>
  </w:style>
  <w:style w:type="paragraph" w:customStyle="1" w:styleId="xl66">
    <w:name w:val="xl66"/>
    <w:basedOn w:val="Normal"/>
    <w:rsid w:val="00370BB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8E4BC"/>
      <w:spacing w:before="100" w:beforeAutospacing="1" w:after="100" w:afterAutospacing="1" w:line="240" w:lineRule="auto"/>
      <w:textAlignment w:val="top"/>
    </w:pPr>
    <w:rPr>
      <w:rFonts w:eastAsia="Times New Roman"/>
      <w:sz w:val="18"/>
      <w:szCs w:val="18"/>
    </w:rPr>
  </w:style>
  <w:style w:type="paragraph" w:customStyle="1" w:styleId="xl67">
    <w:name w:val="xl67"/>
    <w:basedOn w:val="Normal"/>
    <w:rsid w:val="00370BB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4D79B"/>
      <w:spacing w:before="100" w:beforeAutospacing="1" w:after="100" w:afterAutospacing="1" w:line="240" w:lineRule="auto"/>
      <w:textAlignment w:val="top"/>
    </w:pPr>
    <w:rPr>
      <w:rFonts w:eastAsia="Times New Roman"/>
      <w:sz w:val="18"/>
      <w:szCs w:val="18"/>
    </w:rPr>
  </w:style>
  <w:style w:type="paragraph" w:customStyle="1" w:styleId="xl68">
    <w:name w:val="xl68"/>
    <w:basedOn w:val="Normal"/>
    <w:rsid w:val="00370BB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BF1DE"/>
      <w:spacing w:before="100" w:beforeAutospacing="1" w:after="100" w:afterAutospacing="1" w:line="240" w:lineRule="auto"/>
      <w:textAlignment w:val="top"/>
    </w:pPr>
    <w:rPr>
      <w:rFonts w:eastAsia="Times New Roman"/>
      <w:sz w:val="18"/>
      <w:szCs w:val="18"/>
    </w:rPr>
  </w:style>
  <w:style w:type="paragraph" w:customStyle="1" w:styleId="xl69">
    <w:name w:val="xl69"/>
    <w:basedOn w:val="Normal"/>
    <w:rsid w:val="00370BB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4D79B"/>
      <w:spacing w:before="100" w:beforeAutospacing="1" w:after="100" w:afterAutospacing="1" w:line="240" w:lineRule="auto"/>
      <w:textAlignment w:val="top"/>
    </w:pPr>
    <w:rPr>
      <w:rFonts w:eastAsia="Times New Roman"/>
      <w:sz w:val="18"/>
      <w:szCs w:val="18"/>
    </w:rPr>
  </w:style>
  <w:style w:type="paragraph" w:customStyle="1" w:styleId="xl70">
    <w:name w:val="xl70"/>
    <w:basedOn w:val="Normal"/>
    <w:rsid w:val="00370BB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BF1DE"/>
      <w:spacing w:before="100" w:beforeAutospacing="1" w:after="100" w:afterAutospacing="1" w:line="240" w:lineRule="auto"/>
      <w:textAlignment w:val="top"/>
    </w:pPr>
    <w:rPr>
      <w:rFonts w:eastAsia="Times New Roman"/>
      <w:sz w:val="18"/>
      <w:szCs w:val="18"/>
    </w:rPr>
  </w:style>
  <w:style w:type="paragraph" w:customStyle="1" w:styleId="xl71">
    <w:name w:val="xl71"/>
    <w:basedOn w:val="Normal"/>
    <w:rsid w:val="00370BB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4D79B"/>
      <w:spacing w:before="100" w:beforeAutospacing="1" w:after="100" w:afterAutospacing="1" w:line="240" w:lineRule="auto"/>
      <w:textAlignment w:val="top"/>
    </w:pPr>
    <w:rPr>
      <w:rFonts w:eastAsia="Times New Roman"/>
      <w:color w:val="FF0000"/>
      <w:sz w:val="18"/>
      <w:szCs w:val="18"/>
    </w:rPr>
  </w:style>
  <w:style w:type="paragraph" w:customStyle="1" w:styleId="xl72">
    <w:name w:val="xl72"/>
    <w:basedOn w:val="Normal"/>
    <w:rsid w:val="00370BB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BF1DE"/>
      <w:spacing w:before="100" w:beforeAutospacing="1" w:after="100" w:afterAutospacing="1" w:line="240" w:lineRule="auto"/>
      <w:textAlignment w:val="top"/>
    </w:pPr>
    <w:rPr>
      <w:rFonts w:eastAsia="Times New Roman"/>
      <w:color w:val="FF0000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65341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341E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341E"/>
    <w:rPr>
      <w:rFonts w:ascii="Times New Roman" w:eastAsia="Calibri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341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341E"/>
    <w:rPr>
      <w:rFonts w:ascii="Times New Roman" w:eastAsia="Calibri" w:hAnsi="Times New Roman" w:cs="Times New Roman"/>
      <w:b/>
      <w:bCs/>
      <w:sz w:val="20"/>
      <w:szCs w:val="20"/>
    </w:rPr>
  </w:style>
  <w:style w:type="character" w:styleId="Mention">
    <w:name w:val="Mention"/>
    <w:basedOn w:val="DefaultParagraphFont"/>
    <w:uiPriority w:val="99"/>
    <w:semiHidden/>
    <w:unhideWhenUsed/>
    <w:rsid w:val="00604BDA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440D2C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B13E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3-Accent1">
    <w:name w:val="List Table 3 Accent 1"/>
    <w:basedOn w:val="TableNormal"/>
    <w:uiPriority w:val="48"/>
    <w:rsid w:val="00E57767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5DC0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5DC0"/>
    <w:rPr>
      <w:rFonts w:ascii="Times New Roman" w:eastAsia="Calibri" w:hAnsi="Times New Roman" w:cs="Times New Roman"/>
      <w:i/>
      <w:iCs/>
      <w:color w:val="4F81BD" w:themeColor="accent1"/>
      <w:sz w:val="20"/>
      <w:szCs w:val="20"/>
    </w:rPr>
  </w:style>
  <w:style w:type="table" w:styleId="GridTable4-Accent1">
    <w:name w:val="Grid Table 4 Accent 1"/>
    <w:basedOn w:val="TableNormal"/>
    <w:uiPriority w:val="49"/>
    <w:rsid w:val="007108CC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Revision">
    <w:name w:val="Revision"/>
    <w:hidden/>
    <w:uiPriority w:val="99"/>
    <w:semiHidden/>
    <w:rsid w:val="00A43645"/>
    <w:pPr>
      <w:spacing w:after="0" w:line="240" w:lineRule="auto"/>
    </w:pPr>
    <w:rPr>
      <w:rFonts w:ascii="Times New Roman" w:eastAsia="Calibri" w:hAnsi="Times New Roman" w:cs="Times New Roman"/>
      <w:sz w:val="20"/>
      <w:szCs w:val="20"/>
    </w:rPr>
  </w:style>
  <w:style w:type="table" w:styleId="GridTable4-Accent5">
    <w:name w:val="Grid Table 4 Accent 5"/>
    <w:basedOn w:val="TableNormal"/>
    <w:uiPriority w:val="49"/>
    <w:rsid w:val="0091307D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Emphasis">
    <w:name w:val="Emphasis"/>
    <w:basedOn w:val="DefaultParagraphFont"/>
    <w:uiPriority w:val="20"/>
    <w:qFormat/>
    <w:rsid w:val="00BC19F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50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22378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54026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0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3072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9282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36810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237260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77931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268716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578520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96233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48826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58302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447921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9814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000181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1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6695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3335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168749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3452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21651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20930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11372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131119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5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9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8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7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60295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06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4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8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5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2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6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9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0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2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4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5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2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3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3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4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0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67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204093">
          <w:marLeft w:val="44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54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52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56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9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2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5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4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0.emf"/><Relationship Id="rId3" Type="http://schemas.openxmlformats.org/officeDocument/2006/relationships/customXml" Target="../customXml/item3.xml"/><Relationship Id="rId21" Type="http://schemas.openxmlformats.org/officeDocument/2006/relationships/image" Target="media/image7.jpe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0.png"/><Relationship Id="rId25" Type="http://schemas.openxmlformats.org/officeDocument/2006/relationships/package" Target="embeddings/Microsoft_Visio_Drawing1.vsdx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cid:image001.jpg@01D6131D.384EDC80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9.emf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package" Target="embeddings/Microsoft_Visio_Drawing.vsdx"/><Relationship Id="rId28" Type="http://schemas.openxmlformats.org/officeDocument/2006/relationships/image" Target="media/image11.jpe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cid:image002.png@01D6131D.384EDC80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8.emf"/><Relationship Id="rId27" Type="http://schemas.openxmlformats.org/officeDocument/2006/relationships/oleObject" Target="embeddings/oleObject1.bin"/><Relationship Id="rId30" Type="http://schemas.openxmlformats.org/officeDocument/2006/relationships/image" Target="media/image12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e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E0CDFB92EEEF247BCF0B1CF9DA52E49" ma:contentTypeVersion="11" ma:contentTypeDescription="Create a new document." ma:contentTypeScope="" ma:versionID="577e87069333a732184c7b471fe07bea">
  <xsd:schema xmlns:xsd="http://www.w3.org/2001/XMLSchema" xmlns:xs="http://www.w3.org/2001/XMLSchema" xmlns:p="http://schemas.microsoft.com/office/2006/metadata/properties" xmlns:ns2="64b373c3-329d-4834-9e4a-3e2137304513" xmlns:ns3="a5f1fba8-ea34-4836-9e57-969b8bac1b2b" targetNamespace="http://schemas.microsoft.com/office/2006/metadata/properties" ma:root="true" ma:fieldsID="3a4828bc4cc95cd0c3e04bf2375c8926" ns2:_="" ns3:_="">
    <xsd:import namespace="64b373c3-329d-4834-9e4a-3e2137304513"/>
    <xsd:import namespace="a5f1fba8-ea34-4836-9e57-969b8bac1b2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b373c3-329d-4834-9e4a-3e213730451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f1fba8-ea34-4836-9e57-969b8bac1b2b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2077D34-2BA1-41D8-AC95-541B1FFB6A75}">
  <ds:schemaRefs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D7CAF6AF-4591-43A9-B86F-D33ECB476BA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AB350D9-FEFE-420C-87FB-6EBBEE0F4B4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5FE60FF-5988-4EE7-BCF0-622FC8D167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4b373c3-329d-4834-9e4a-3e2137304513"/>
    <ds:schemaRef ds:uri="a5f1fba8-ea34-4836-9e57-969b8bac1b2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2656</TotalTime>
  <Pages>1</Pages>
  <Words>3034</Words>
  <Characters>17299</Characters>
  <Application>Microsoft Office Word</Application>
  <DocSecurity>4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GO Project - BRD - FACTSET to EDL - Equity Characteristics, Portfolio Returns, Portfolio Attribution</vt:lpstr>
    </vt:vector>
  </TitlesOfParts>
  <Company>Manulife Financial</Company>
  <LinksUpToDate>false</LinksUpToDate>
  <CharactersWithSpaces>20293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GO Project - BRD - FACTSET to EDL - Equity Characteristics, Portfolio Returns, Portfolio Attribution</dc:title>
  <dc:subject/>
  <dc:creator>Pam Malik</dc:creator>
  <cp:keywords/>
  <dc:description/>
  <cp:lastModifiedBy>Winnie W Yu</cp:lastModifiedBy>
  <cp:revision>185</cp:revision>
  <cp:lastPrinted>2019-05-14T19:28:00Z</cp:lastPrinted>
  <dcterms:created xsi:type="dcterms:W3CDTF">2019-12-12T01:53:00Z</dcterms:created>
  <dcterms:modified xsi:type="dcterms:W3CDTF">2020-05-19T19:12:00Z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0x010100AE0CDFB92EEEF247BCF0B1CF9DA52E49</vt:lpwstr>
  </property>
</Properties>
</file>